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742104" w14:textId="084FA812" w:rsidR="00D62F4E" w:rsidRDefault="00D62F4E" w:rsidP="00D62F4E">
      <w:pPr>
        <w:pStyle w:val="Title"/>
      </w:pPr>
      <w:r>
        <w:t xml:space="preserve">How many nets are needed to reach universal coverage – </w:t>
      </w:r>
      <w:commentRangeStart w:id="0"/>
      <w:r>
        <w:t>an</w:t>
      </w:r>
      <w:commentRangeEnd w:id="0"/>
      <w:r w:rsidR="00A1646C">
        <w:rPr>
          <w:rStyle w:val="CommentReference"/>
          <w:rFonts w:asciiTheme="minorHAnsi" w:eastAsiaTheme="minorEastAsia" w:hAnsiTheme="minorHAnsi" w:cstheme="minorBidi"/>
          <w:color w:val="auto"/>
          <w:spacing w:val="0"/>
          <w:kern w:val="0"/>
        </w:rPr>
        <w:commentReference w:id="0"/>
      </w:r>
      <w:r>
        <w:t xml:space="preserve"> update</w:t>
      </w:r>
    </w:p>
    <w:p w14:paraId="5623807A" w14:textId="77777777" w:rsidR="00D62F4E" w:rsidRDefault="00D62F4E" w:rsidP="00D62F4E">
      <w:pPr>
        <w:pStyle w:val="Heading1"/>
      </w:pPr>
      <w:r>
        <w:t>Author list</w:t>
      </w:r>
    </w:p>
    <w:p w14:paraId="2B04A2FC" w14:textId="5636F118" w:rsidR="00D62F4E" w:rsidRPr="002562FC" w:rsidRDefault="00D62F4E" w:rsidP="00D62F4E">
      <w:r>
        <w:t xml:space="preserve">Hannah Koenker, </w:t>
      </w:r>
      <w:r w:rsidR="00F5042A">
        <w:t xml:space="preserve">Amelia Bertozzi-Villa, </w:t>
      </w:r>
      <w:r>
        <w:t xml:space="preserve">Joshua Yukich, </w:t>
      </w:r>
      <w:r w:rsidR="00F5042A">
        <w:t xml:space="preserve">Albert </w:t>
      </w:r>
      <w:r>
        <w:t xml:space="preserve">Kilian, </w:t>
      </w:r>
      <w:r w:rsidR="00F5042A">
        <w:t>Pete Gething</w:t>
      </w:r>
    </w:p>
    <w:p w14:paraId="6BED6F24" w14:textId="77777777" w:rsidR="00D62F4E" w:rsidRDefault="00D62F4E" w:rsidP="00D62F4E">
      <w:pPr>
        <w:pStyle w:val="Heading1"/>
      </w:pPr>
      <w:r>
        <w:t>Abstract</w:t>
      </w:r>
    </w:p>
    <w:p w14:paraId="0ECDB0DE" w14:textId="77777777" w:rsidR="00D62F4E" w:rsidRDefault="00D62F4E" w:rsidP="00D62F4E">
      <w:pPr>
        <w:pStyle w:val="ListParagraph"/>
        <w:numPr>
          <w:ilvl w:val="0"/>
          <w:numId w:val="3"/>
        </w:numPr>
      </w:pPr>
      <w:r>
        <w:t>To be written last (350 words)</w:t>
      </w:r>
    </w:p>
    <w:p w14:paraId="0406E0A3" w14:textId="77777777" w:rsidR="00D62F4E" w:rsidRDefault="00D62F4E" w:rsidP="00D62F4E"/>
    <w:p w14:paraId="16E4723B" w14:textId="77777777" w:rsidR="00D62F4E" w:rsidRPr="00E4380C" w:rsidRDefault="00D62F4E" w:rsidP="00D62F4E">
      <w:r>
        <w:t>Keywords (3-10)</w:t>
      </w:r>
    </w:p>
    <w:p w14:paraId="54FF10EE" w14:textId="77777777" w:rsidR="00D62F4E" w:rsidRDefault="00D62F4E" w:rsidP="00D62F4E">
      <w:pPr>
        <w:pStyle w:val="Heading1"/>
      </w:pPr>
      <w:r>
        <w:t>Background</w:t>
      </w:r>
    </w:p>
    <w:p w14:paraId="5913FCC4" w14:textId="3DEA0896" w:rsidR="00D62F4E" w:rsidRDefault="009F1C16" w:rsidP="00482450">
      <w:r>
        <w:t xml:space="preserve">Insecticide treated nets (ITNs) have served as the cornerstone of malaria vector control </w:t>
      </w:r>
      <w:ins w:id="1" w:author="Peter Gething" w:date="2022-03-21T11:14:00Z">
        <w:r w:rsidR="00043FB9">
          <w:t>in sub-Saharan Africa</w:t>
        </w:r>
        <w:r>
          <w:t xml:space="preserve"> </w:t>
        </w:r>
      </w:ins>
      <w:r>
        <w:t xml:space="preserve">for the past two decades. Over 2.5 billion ITNs have been delivered to countries </w:t>
      </w:r>
      <w:sdt>
        <w:sdtPr>
          <w:alias w:val="SmartCite Citation"/>
          <w:tag w:val="b86d2c70-0ef7-4b43-8730-6047a7d3222f:c4a23cd2-3ed9-4a1d-a486-72e02721ff87+"/>
          <w:id w:val="1118105072"/>
          <w:placeholder>
            <w:docPart w:val="DefaultPlaceholder_-1854013440"/>
          </w:placeholder>
        </w:sdtPr>
        <w:sdtContent>
          <w:r w:rsidR="003A5E85" w:rsidRPr="003A5E85">
            <w:rPr>
              <w:rFonts w:ascii="Calibri" w:eastAsia="Times New Roman" w:hAnsi="Calibri" w:cs="Calibri"/>
              <w:color w:val="000000"/>
            </w:rPr>
            <w:t>[1]</w:t>
          </w:r>
        </w:sdtContent>
      </w:sdt>
      <w:r>
        <w:t xml:space="preserve">, primarily through periodic mass distribution campaigns scheduled at </w:t>
      </w:r>
      <w:ins w:id="2" w:author="Peter Gething" w:date="2022-03-21T11:14:00Z">
        <w:r w:rsidR="00043FB9">
          <w:t xml:space="preserve">approximately </w:t>
        </w:r>
      </w:ins>
      <w:r>
        <w:t xml:space="preserve">three-year intervals, aligning with the expected lifespan of nets. Recent work has shown significant variation in ITN durability across geographic zones, and while some studies support a three-year median lifespan, multi-country analyses of ITN retention times indicate half of countries can expect two years or less of useful life for the majority of nets they distribute </w:t>
      </w:r>
      <w:sdt>
        <w:sdtPr>
          <w:alias w:val="SmartCite Citation"/>
          <w:tag w:val="b86d2c70-0ef7-4b43-8730-6047a7d3222f:aac1743a-83be-49f4-9a4d-e8449fbf492c+"/>
          <w:id w:val="-631481934"/>
          <w:placeholder>
            <w:docPart w:val="DefaultPlaceholder_-1854013440"/>
          </w:placeholder>
        </w:sdtPr>
        <w:sdtContent>
          <w:r w:rsidR="003A5E85" w:rsidRPr="003A5E85">
            <w:rPr>
              <w:rFonts w:ascii="Calibri" w:eastAsia="Times New Roman" w:hAnsi="Calibri" w:cs="Calibri"/>
              <w:color w:val="000000"/>
            </w:rPr>
            <w:t>[2]</w:t>
          </w:r>
        </w:sdtContent>
      </w:sdt>
      <w:r>
        <w:t xml:space="preserve">. The implications of </w:t>
      </w:r>
      <w:r w:rsidR="00482450">
        <w:t>shorter</w:t>
      </w:r>
      <w:r>
        <w:t xml:space="preserve">-than-expected retention times have important implications for the </w:t>
      </w:r>
      <w:ins w:id="3" w:author="Peter Gething" w:date="2022-03-21T11:14:00Z">
        <w:r>
          <w:t>way</w:t>
        </w:r>
      </w:ins>
      <w:del w:id="4" w:author="Peter Gething" w:date="2022-03-21T11:14:00Z">
        <w:r>
          <w:delText>ways in</w:delText>
        </w:r>
      </w:del>
      <w:r>
        <w:t xml:space="preserve"> countries quantify </w:t>
      </w:r>
      <w:ins w:id="5" w:author="Peter Gething" w:date="2022-03-21T11:14:00Z">
        <w:r>
          <w:t>ITN</w:t>
        </w:r>
        <w:r w:rsidR="00043FB9">
          <w:t xml:space="preserve"> commodity need</w:t>
        </w:r>
      </w:ins>
      <w:del w:id="6" w:author="Peter Gething" w:date="2022-03-21T11:14:00Z">
        <w:r>
          <w:delText>ITNs</w:delText>
        </w:r>
      </w:del>
      <w:r>
        <w:t xml:space="preserve"> for mass campaigns, and raise </w:t>
      </w:r>
      <w:r w:rsidR="00482450">
        <w:t>several</w:t>
      </w:r>
      <w:r>
        <w:t xml:space="preserve"> key questions. First, </w:t>
      </w:r>
      <w:r w:rsidR="003A5E85">
        <w:t>what is the projected impact of the mismatch in campaign cycle and ITN retention in terms of overall ITN coverage</w:t>
      </w:r>
      <w:r>
        <w:t xml:space="preserve">? Second, </w:t>
      </w:r>
      <w:r w:rsidR="00482450">
        <w:t xml:space="preserve">if mass campaigns every three years are insufficient due to ITNs lasting only 1-2 years, is switching to a two-year campaign cycle indicated, or are there alternative </w:t>
      </w:r>
      <w:ins w:id="7" w:author="Peter Gething" w:date="2022-03-21T11:14:00Z">
        <w:r w:rsidR="00043FB9">
          <w:t xml:space="preserve">or supplemental </w:t>
        </w:r>
      </w:ins>
      <w:r w:rsidR="00482450">
        <w:t xml:space="preserve">ways to distribute ITNs to ensure high rates of ITN access are maintained over time? </w:t>
      </w:r>
      <w:commentRangeStart w:id="8"/>
      <w:r w:rsidR="003A5E85">
        <w:t xml:space="preserve">Third, with what we know now about ITN retention and ITN distribution modalities, is population divided by 1.8 </w:t>
      </w:r>
      <w:commentRangeEnd w:id="8"/>
      <w:ins w:id="9" w:author="Peter Gething" w:date="2022-03-21T11:14:00Z">
        <w:r w:rsidR="00F75B07">
          <w:rPr>
            <w:rStyle w:val="CommentReference"/>
          </w:rPr>
          <w:commentReference w:id="8"/>
        </w:r>
        <w:r w:rsidR="00043FB9">
          <w:t>(as currently recommended</w:t>
        </w:r>
        <w:r w:rsidR="00F75B07">
          <w:t xml:space="preserve"> [ref]</w:t>
        </w:r>
        <w:r w:rsidR="00043FB9">
          <w:t xml:space="preserve">) </w:t>
        </w:r>
      </w:ins>
      <w:r w:rsidR="003A5E85">
        <w:t xml:space="preserve">the correct </w:t>
      </w:r>
      <w:commentRangeStart w:id="10"/>
      <w:r w:rsidR="003A5E85">
        <w:t xml:space="preserve">quantification </w:t>
      </w:r>
      <w:commentRangeEnd w:id="10"/>
      <w:r w:rsidR="00584246">
        <w:rPr>
          <w:rStyle w:val="CommentReference"/>
        </w:rPr>
        <w:commentReference w:id="10"/>
      </w:r>
      <w:r w:rsidR="003A5E85">
        <w:t xml:space="preserve">approach for mass campaigns for all countries? </w:t>
      </w:r>
      <w:r w:rsidR="00482450">
        <w:t>Finally, what would optimum ITN quantification look like for countries given their particular ITN retention times, aiming to sustain high levels of ITN access (</w:t>
      </w:r>
      <w:r w:rsidR="003A5E85">
        <w:t>the necessary, but not sufficient, precursor to ITN use</w:t>
      </w:r>
      <w:r w:rsidR="00482450">
        <w:t>)?</w:t>
      </w:r>
    </w:p>
    <w:p w14:paraId="401DD5A8" w14:textId="466C966B" w:rsidR="00482450" w:rsidRDefault="00482450" w:rsidP="00482450">
      <w:r>
        <w:t xml:space="preserve">This paper </w:t>
      </w:r>
      <w:r w:rsidR="003A5E85">
        <w:t xml:space="preserve">explores these questions using </w:t>
      </w:r>
      <w:ins w:id="11" w:author="Peter Gething" w:date="2022-03-21T11:14:00Z">
        <w:r w:rsidR="003A5E85">
          <w:t>a</w:t>
        </w:r>
        <w:r w:rsidR="00F75B07">
          <w:t xml:space="preserve">n </w:t>
        </w:r>
        <w:commentRangeStart w:id="12"/>
        <w:r w:rsidR="00F75B07">
          <w:t>existing</w:t>
        </w:r>
      </w:ins>
      <w:del w:id="13" w:author="Peter Gething" w:date="2022-03-21T11:14:00Z">
        <w:r w:rsidR="003A5E85">
          <w:delText>a</w:delText>
        </w:r>
      </w:del>
      <w:r w:rsidR="003A5E85">
        <w:t xml:space="preserve"> stock and flow model</w:t>
      </w:r>
      <w:ins w:id="14" w:author="Peter Gething" w:date="2022-03-21T11:14:00Z">
        <w:r w:rsidR="003A5E85">
          <w:t xml:space="preserve"> </w:t>
        </w:r>
        <w:commentRangeEnd w:id="12"/>
        <w:r w:rsidR="00E13BEC">
          <w:rPr>
            <w:rStyle w:val="CommentReference"/>
          </w:rPr>
          <w:commentReference w:id="12"/>
        </w:r>
        <w:r w:rsidR="00F75B07">
          <w:t>[ref]</w:t>
        </w:r>
      </w:ins>
      <w:r w:rsidR="003A5E85">
        <w:t xml:space="preserve"> to project population ITN access for countries in sub-Saharan Africa over five different distribution scenarios, using estimated ITN retention times from Bertozzi-Villa et al </w:t>
      </w:r>
      <w:sdt>
        <w:sdtPr>
          <w:alias w:val="SmartCite Citation"/>
          <w:tag w:val="b86d2c70-0ef7-4b43-8730-6047a7d3222f:aac1743a-83be-49f4-9a4d-e8449fbf492c+"/>
          <w:id w:val="-1576740876"/>
          <w:placeholder>
            <w:docPart w:val="DefaultPlaceholder_-1854013440"/>
          </w:placeholder>
        </w:sdtPr>
        <w:sdtContent>
          <w:r w:rsidR="003A5E85" w:rsidRPr="003A5E85">
            <w:rPr>
              <w:rFonts w:ascii="Calibri" w:eastAsia="Times New Roman" w:hAnsi="Calibri" w:cs="Calibri"/>
              <w:color w:val="000000"/>
            </w:rPr>
            <w:t>[2]</w:t>
          </w:r>
        </w:sdtContent>
      </w:sdt>
      <w:r w:rsidR="003A5E85">
        <w:t xml:space="preserve"> and varying quantification approaches within each distribution scenario</w:t>
      </w:r>
      <w:commentRangeStart w:id="15"/>
      <w:r w:rsidR="003A5E85">
        <w:t>.</w:t>
      </w:r>
      <w:commentRangeEnd w:id="15"/>
      <w:r w:rsidR="00520AB7">
        <w:rPr>
          <w:rStyle w:val="CommentReference"/>
        </w:rPr>
        <w:commentReference w:id="15"/>
      </w:r>
      <w:r w:rsidR="003A5E85">
        <w:t xml:space="preserve"> </w:t>
      </w:r>
    </w:p>
    <w:p w14:paraId="1623080A" w14:textId="77777777" w:rsidR="00482450" w:rsidRDefault="00482450" w:rsidP="00482450"/>
    <w:p w14:paraId="6ED4CCC2" w14:textId="100044A2" w:rsidR="00D62F4E" w:rsidRDefault="00D62F4E" w:rsidP="00D62F4E">
      <w:pPr>
        <w:pStyle w:val="Heading1"/>
      </w:pPr>
      <w:r>
        <w:lastRenderedPageBreak/>
        <w:t>Methods</w:t>
      </w:r>
    </w:p>
    <w:p w14:paraId="759388B6" w14:textId="714699BC" w:rsidR="00000393" w:rsidRDefault="00000393" w:rsidP="00000393">
      <w:pPr>
        <w:rPr>
          <w:b/>
          <w:bCs/>
        </w:rPr>
      </w:pPr>
      <w:r w:rsidRPr="00B25CE0">
        <w:rPr>
          <w:b/>
          <w:bCs/>
        </w:rPr>
        <w:t>Projections of future coverage</w:t>
      </w:r>
    </w:p>
    <w:p w14:paraId="3C84C64C" w14:textId="518AD6F8" w:rsidR="005F5E6B" w:rsidRDefault="005F5E6B" w:rsidP="005F5E6B">
      <w:r>
        <w:t>Each country was assigned an indicative population of 10 million people in the database, starting in 2020, and an annual population growth rate of 3%, as the model outputs are adjusted for population and thus do not require specific population estimates.</w:t>
      </w:r>
    </w:p>
    <w:p w14:paraId="5665D3C4" w14:textId="43F39251" w:rsidR="005F5E6B" w:rsidRDefault="005F5E6B" w:rsidP="005F5E6B">
      <w:r>
        <w:t xml:space="preserve">ITNs were distributed in the model for each scenario as shown in </w:t>
      </w:r>
      <w:fldSimple w:instr=" REF _Ref88580757 ">
        <w:r>
          <w:t xml:space="preserve">Table </w:t>
        </w:r>
        <w:r>
          <w:rPr>
            <w:noProof/>
          </w:rPr>
          <w:t>1</w:t>
        </w:r>
      </w:fldSimple>
      <w:r>
        <w:t>.</w:t>
      </w:r>
    </w:p>
    <w:p w14:paraId="0E8A34C7" w14:textId="153FAF68" w:rsidR="005F5E6B" w:rsidRDefault="005F5E6B" w:rsidP="005F5E6B">
      <w:pPr>
        <w:pStyle w:val="Caption"/>
        <w:keepNext/>
      </w:pPr>
      <w:bookmarkStart w:id="16" w:name="_Ref88580757"/>
      <w:r>
        <w:t xml:space="preserve">Table </w:t>
      </w:r>
      <w:fldSimple w:instr=" SEQ Table \* ARABIC ">
        <w:r w:rsidR="004F2155">
          <w:rPr>
            <w:noProof/>
          </w:rPr>
          <w:t>1</w:t>
        </w:r>
      </w:fldSimple>
      <w:bookmarkEnd w:id="16"/>
      <w:r>
        <w:t>: Distribution Scenarios and their ITN inputs</w:t>
      </w:r>
    </w:p>
    <w:tbl>
      <w:tblPr>
        <w:tblStyle w:val="GridTable1Light-Accent2"/>
        <w:tblW w:w="0" w:type="auto"/>
        <w:tblLook w:val="04A0" w:firstRow="1" w:lastRow="0" w:firstColumn="1" w:lastColumn="0" w:noHBand="0" w:noVBand="1"/>
      </w:tblPr>
      <w:tblGrid>
        <w:gridCol w:w="2337"/>
        <w:gridCol w:w="2337"/>
        <w:gridCol w:w="2338"/>
        <w:gridCol w:w="2338"/>
      </w:tblGrid>
      <w:tr w:rsidR="005F5E6B" w14:paraId="2B1A18F4" w14:textId="77777777" w:rsidTr="005F5E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2AB333D4" w14:textId="505265C9" w:rsidR="005F5E6B" w:rsidRDefault="005F5E6B" w:rsidP="005F5E6B">
            <w:r>
              <w:t>Scenario</w:t>
            </w:r>
          </w:p>
        </w:tc>
        <w:tc>
          <w:tcPr>
            <w:tcW w:w="2337" w:type="dxa"/>
          </w:tcPr>
          <w:p w14:paraId="37D80556" w14:textId="498122E8" w:rsidR="005F5E6B" w:rsidRDefault="005F5E6B" w:rsidP="005F5E6B">
            <w:pPr>
              <w:cnfStyle w:val="100000000000" w:firstRow="1" w:lastRow="0" w:firstColumn="0" w:lastColumn="0" w:oddVBand="0" w:evenVBand="0" w:oddHBand="0" w:evenHBand="0" w:firstRowFirstColumn="0" w:firstRowLastColumn="0" w:lastRowFirstColumn="0" w:lastRowLastColumn="0"/>
            </w:pPr>
            <w:r>
              <w:t>Mass Campaign</w:t>
            </w:r>
          </w:p>
        </w:tc>
        <w:tc>
          <w:tcPr>
            <w:tcW w:w="2338" w:type="dxa"/>
          </w:tcPr>
          <w:p w14:paraId="75518C5B" w14:textId="08818CD8" w:rsidR="005F5E6B" w:rsidRDefault="005F5E6B" w:rsidP="005F5E6B">
            <w:pPr>
              <w:cnfStyle w:val="100000000000" w:firstRow="1" w:lastRow="0" w:firstColumn="0" w:lastColumn="0" w:oddVBand="0" w:evenVBand="0" w:oddHBand="0" w:evenHBand="0" w:firstRowFirstColumn="0" w:firstRowLastColumn="0" w:lastRowFirstColumn="0" w:lastRowLastColumn="0"/>
            </w:pPr>
            <w:r>
              <w:t>ANC/EPI (routine)</w:t>
            </w:r>
          </w:p>
        </w:tc>
        <w:tc>
          <w:tcPr>
            <w:tcW w:w="2338" w:type="dxa"/>
          </w:tcPr>
          <w:p w14:paraId="54827046" w14:textId="656EC7A4" w:rsidR="005F5E6B" w:rsidRDefault="005F5E6B" w:rsidP="005F5E6B">
            <w:pPr>
              <w:cnfStyle w:val="100000000000" w:firstRow="1" w:lastRow="0" w:firstColumn="0" w:lastColumn="0" w:oddVBand="0" w:evenVBand="0" w:oddHBand="0" w:evenHBand="0" w:firstRowFirstColumn="0" w:firstRowLastColumn="0" w:lastRowFirstColumn="0" w:lastRowLastColumn="0"/>
            </w:pPr>
            <w:r>
              <w:t>Annual school/</w:t>
            </w:r>
            <w:r w:rsidR="00BC5F14">
              <w:t xml:space="preserve"> </w:t>
            </w:r>
            <w:r>
              <w:t>community</w:t>
            </w:r>
          </w:p>
        </w:tc>
      </w:tr>
      <w:tr w:rsidR="005F5E6B" w14:paraId="15F709CE" w14:textId="77777777" w:rsidTr="005F5E6B">
        <w:tc>
          <w:tcPr>
            <w:cnfStyle w:val="001000000000" w:firstRow="0" w:lastRow="0" w:firstColumn="1" w:lastColumn="0" w:oddVBand="0" w:evenVBand="0" w:oddHBand="0" w:evenHBand="0" w:firstRowFirstColumn="0" w:firstRowLastColumn="0" w:lastRowFirstColumn="0" w:lastRowLastColumn="0"/>
            <w:tcW w:w="2337" w:type="dxa"/>
          </w:tcPr>
          <w:p w14:paraId="233C1538" w14:textId="7C696D20" w:rsidR="005F5E6B" w:rsidRPr="00E13E6D" w:rsidRDefault="005F5E6B" w:rsidP="00E13E6D">
            <w:pPr>
              <w:pStyle w:val="ListParagraph"/>
              <w:numPr>
                <w:ilvl w:val="0"/>
                <w:numId w:val="5"/>
              </w:numPr>
            </w:pPr>
            <w:r w:rsidRPr="00E13E6D">
              <w:t>“Status Quo”</w:t>
            </w:r>
          </w:p>
        </w:tc>
        <w:tc>
          <w:tcPr>
            <w:tcW w:w="2337" w:type="dxa"/>
          </w:tcPr>
          <w:p w14:paraId="5306D13F" w14:textId="031EBCA9" w:rsidR="005F5E6B" w:rsidRDefault="005F5E6B" w:rsidP="005F5E6B">
            <w:pPr>
              <w:cnfStyle w:val="000000000000" w:firstRow="0" w:lastRow="0" w:firstColumn="0" w:lastColumn="0" w:oddVBand="0" w:evenVBand="0" w:oddHBand="0" w:evenHBand="0" w:firstRowFirstColumn="0" w:firstRowLastColumn="0" w:lastRowFirstColumn="0" w:lastRowLastColumn="0"/>
            </w:pPr>
            <w:r>
              <w:t>In 2022, 2025, 2028, 2031</w:t>
            </w:r>
            <w:r w:rsidR="0079431F">
              <w:t>, 2034</w:t>
            </w:r>
            <w:r>
              <w:t xml:space="preserve"> at population / 1.8</w:t>
            </w:r>
          </w:p>
        </w:tc>
        <w:tc>
          <w:tcPr>
            <w:tcW w:w="2338" w:type="dxa"/>
          </w:tcPr>
          <w:p w14:paraId="479637CD" w14:textId="02B95EBF" w:rsidR="005F5E6B" w:rsidRDefault="005F5E6B" w:rsidP="005F5E6B">
            <w:pPr>
              <w:cnfStyle w:val="000000000000" w:firstRow="0" w:lastRow="0" w:firstColumn="0" w:lastColumn="0" w:oddVBand="0" w:evenVBand="0" w:oddHBand="0" w:evenHBand="0" w:firstRowFirstColumn="0" w:firstRowLastColumn="0" w:lastRowFirstColumn="0" w:lastRowLastColumn="0"/>
            </w:pPr>
            <w:r>
              <w:t>2020-203</w:t>
            </w:r>
            <w:r w:rsidR="0079431F">
              <w:t>5</w:t>
            </w:r>
            <w:r>
              <w:t>, varying from 5-7% of the population</w:t>
            </w:r>
          </w:p>
        </w:tc>
        <w:tc>
          <w:tcPr>
            <w:tcW w:w="2338" w:type="dxa"/>
          </w:tcPr>
          <w:p w14:paraId="68E78C1C" w14:textId="3D7BDA2D" w:rsidR="005F5E6B" w:rsidRDefault="005F5E6B" w:rsidP="005F5E6B">
            <w:pPr>
              <w:cnfStyle w:val="000000000000" w:firstRow="0" w:lastRow="0" w:firstColumn="0" w:lastColumn="0" w:oddVBand="0" w:evenVBand="0" w:oddHBand="0" w:evenHBand="0" w:firstRowFirstColumn="0" w:firstRowLastColumn="0" w:lastRowFirstColumn="0" w:lastRowLastColumn="0"/>
            </w:pPr>
            <w:r>
              <w:t>none</w:t>
            </w:r>
          </w:p>
        </w:tc>
      </w:tr>
      <w:tr w:rsidR="005F5E6B" w14:paraId="0684D297" w14:textId="77777777" w:rsidTr="005F5E6B">
        <w:tc>
          <w:tcPr>
            <w:cnfStyle w:val="001000000000" w:firstRow="0" w:lastRow="0" w:firstColumn="1" w:lastColumn="0" w:oddVBand="0" w:evenVBand="0" w:oddHBand="0" w:evenHBand="0" w:firstRowFirstColumn="0" w:firstRowLastColumn="0" w:lastRowFirstColumn="0" w:lastRowLastColumn="0"/>
            <w:tcW w:w="2337" w:type="dxa"/>
          </w:tcPr>
          <w:p w14:paraId="413FF270" w14:textId="3AF00F9F" w:rsidR="005F5E6B" w:rsidRPr="00E13E6D" w:rsidRDefault="005F5E6B" w:rsidP="00E13E6D">
            <w:pPr>
              <w:pStyle w:val="ListParagraph"/>
              <w:numPr>
                <w:ilvl w:val="0"/>
                <w:numId w:val="5"/>
              </w:numPr>
            </w:pPr>
            <w:r w:rsidRPr="00E13E6D">
              <w:t>“Full-scale continuous”</w:t>
            </w:r>
          </w:p>
        </w:tc>
        <w:tc>
          <w:tcPr>
            <w:tcW w:w="2337" w:type="dxa"/>
          </w:tcPr>
          <w:p w14:paraId="4D447AEB" w14:textId="0D45DA5A" w:rsidR="005F5E6B" w:rsidRDefault="005F5E6B" w:rsidP="005F5E6B">
            <w:pPr>
              <w:cnfStyle w:val="000000000000" w:firstRow="0" w:lastRow="0" w:firstColumn="0" w:lastColumn="0" w:oddVBand="0" w:evenVBand="0" w:oddHBand="0" w:evenHBand="0" w:firstRowFirstColumn="0" w:firstRowLastColumn="0" w:lastRowFirstColumn="0" w:lastRowLastColumn="0"/>
            </w:pPr>
            <w:r>
              <w:t>In 2020, to establish high coverage at population / 1.8</w:t>
            </w:r>
          </w:p>
        </w:tc>
        <w:tc>
          <w:tcPr>
            <w:tcW w:w="2338" w:type="dxa"/>
          </w:tcPr>
          <w:p w14:paraId="572C671B" w14:textId="38D2448B" w:rsidR="005F5E6B" w:rsidRDefault="005F5E6B" w:rsidP="005F5E6B">
            <w:pPr>
              <w:cnfStyle w:val="000000000000" w:firstRow="0" w:lastRow="0" w:firstColumn="0" w:lastColumn="0" w:oddVBand="0" w:evenVBand="0" w:oddHBand="0" w:evenHBand="0" w:firstRowFirstColumn="0" w:firstRowLastColumn="0" w:lastRowFirstColumn="0" w:lastRowLastColumn="0"/>
            </w:pPr>
            <w:r>
              <w:t>2021-203</w:t>
            </w:r>
            <w:r w:rsidR="0079431F">
              <w:t>5</w:t>
            </w:r>
            <w:r w:rsidR="00395348">
              <w:t xml:space="preserve"> at </w:t>
            </w:r>
            <w:r w:rsidR="0046730E">
              <w:t>6</w:t>
            </w:r>
            <w:r w:rsidR="00395348">
              <w:t>% of the population</w:t>
            </w:r>
          </w:p>
        </w:tc>
        <w:tc>
          <w:tcPr>
            <w:tcW w:w="2338" w:type="dxa"/>
          </w:tcPr>
          <w:p w14:paraId="5D7C5990" w14:textId="19E09D85" w:rsidR="005F5E6B" w:rsidRDefault="00395348" w:rsidP="005F5E6B">
            <w:pPr>
              <w:cnfStyle w:val="000000000000" w:firstRow="0" w:lastRow="0" w:firstColumn="0" w:lastColumn="0" w:oddVBand="0" w:evenVBand="0" w:oddHBand="0" w:evenHBand="0" w:firstRowFirstColumn="0" w:firstRowLastColumn="0" w:lastRowFirstColumn="0" w:lastRowLastColumn="0"/>
            </w:pPr>
            <w:r>
              <w:t xml:space="preserve">2022-2032 varying from </w:t>
            </w:r>
            <w:r w:rsidR="0046730E">
              <w:t>1</w:t>
            </w:r>
            <w:r>
              <w:t>-20% of the population</w:t>
            </w:r>
          </w:p>
        </w:tc>
      </w:tr>
      <w:tr w:rsidR="005F5E6B" w14:paraId="33611AD7" w14:textId="77777777" w:rsidTr="005F5E6B">
        <w:tc>
          <w:tcPr>
            <w:cnfStyle w:val="001000000000" w:firstRow="0" w:lastRow="0" w:firstColumn="1" w:lastColumn="0" w:oddVBand="0" w:evenVBand="0" w:oddHBand="0" w:evenHBand="0" w:firstRowFirstColumn="0" w:firstRowLastColumn="0" w:lastRowFirstColumn="0" w:lastRowLastColumn="0"/>
            <w:tcW w:w="2337" w:type="dxa"/>
          </w:tcPr>
          <w:p w14:paraId="308FA633" w14:textId="10A2DA30" w:rsidR="005F5E6B" w:rsidRPr="00E13E6D" w:rsidRDefault="005F5E6B" w:rsidP="00E13E6D">
            <w:pPr>
              <w:pStyle w:val="ListParagraph"/>
              <w:numPr>
                <w:ilvl w:val="0"/>
                <w:numId w:val="5"/>
              </w:numPr>
            </w:pPr>
            <w:r w:rsidRPr="00E13E6D">
              <w:t>“Mass plus continuous”</w:t>
            </w:r>
          </w:p>
        </w:tc>
        <w:tc>
          <w:tcPr>
            <w:tcW w:w="2337" w:type="dxa"/>
          </w:tcPr>
          <w:p w14:paraId="11E7C6FA" w14:textId="5BB7FB06" w:rsidR="005F5E6B" w:rsidRDefault="005F5E6B" w:rsidP="005F5E6B">
            <w:pPr>
              <w:cnfStyle w:val="000000000000" w:firstRow="0" w:lastRow="0" w:firstColumn="0" w:lastColumn="0" w:oddVBand="0" w:evenVBand="0" w:oddHBand="0" w:evenHBand="0" w:firstRowFirstColumn="0" w:firstRowLastColumn="0" w:lastRowFirstColumn="0" w:lastRowLastColumn="0"/>
            </w:pPr>
            <w:r>
              <w:t>In 2022, 2025, 2028, 2031</w:t>
            </w:r>
            <w:r w:rsidR="0079431F">
              <w:t xml:space="preserve">, 2034 </w:t>
            </w:r>
            <w:r>
              <w:t xml:space="preserve"> at population / 1.8</w:t>
            </w:r>
          </w:p>
        </w:tc>
        <w:tc>
          <w:tcPr>
            <w:tcW w:w="2338" w:type="dxa"/>
          </w:tcPr>
          <w:p w14:paraId="03C90D23" w14:textId="07987B68" w:rsidR="005F5E6B" w:rsidRDefault="005F5E6B" w:rsidP="005F5E6B">
            <w:pPr>
              <w:cnfStyle w:val="000000000000" w:firstRow="0" w:lastRow="0" w:firstColumn="0" w:lastColumn="0" w:oddVBand="0" w:evenVBand="0" w:oddHBand="0" w:evenHBand="0" w:firstRowFirstColumn="0" w:firstRowLastColumn="0" w:lastRowFirstColumn="0" w:lastRowLastColumn="0"/>
            </w:pPr>
            <w:r>
              <w:t>2020-203</w:t>
            </w:r>
            <w:r w:rsidR="0079431F">
              <w:t>5</w:t>
            </w:r>
            <w:r w:rsidR="0046730E">
              <w:t xml:space="preserve"> at 6% of the population</w:t>
            </w:r>
          </w:p>
        </w:tc>
        <w:tc>
          <w:tcPr>
            <w:tcW w:w="2338" w:type="dxa"/>
          </w:tcPr>
          <w:p w14:paraId="5309A08D" w14:textId="479F39CA" w:rsidR="005F5E6B" w:rsidRDefault="0046730E" w:rsidP="005F5E6B">
            <w:pPr>
              <w:cnfStyle w:val="000000000000" w:firstRow="0" w:lastRow="0" w:firstColumn="0" w:lastColumn="0" w:oddVBand="0" w:evenVBand="0" w:oddHBand="0" w:evenHBand="0" w:firstRowFirstColumn="0" w:firstRowLastColumn="0" w:lastRowFirstColumn="0" w:lastRowLastColumn="0"/>
            </w:pPr>
            <w:r>
              <w:t>Only in years between campaigns, varying from 1-20% of the population</w:t>
            </w:r>
          </w:p>
        </w:tc>
      </w:tr>
      <w:tr w:rsidR="005F5E6B" w14:paraId="59CEFA19" w14:textId="77777777" w:rsidTr="005F5E6B">
        <w:tc>
          <w:tcPr>
            <w:cnfStyle w:val="001000000000" w:firstRow="0" w:lastRow="0" w:firstColumn="1" w:lastColumn="0" w:oddVBand="0" w:evenVBand="0" w:oddHBand="0" w:evenHBand="0" w:firstRowFirstColumn="0" w:firstRowLastColumn="0" w:lastRowFirstColumn="0" w:lastRowLastColumn="0"/>
            <w:tcW w:w="2337" w:type="dxa"/>
          </w:tcPr>
          <w:p w14:paraId="2F4F66E0" w14:textId="000E9397" w:rsidR="005F5E6B" w:rsidRPr="00E13E6D" w:rsidRDefault="005F5E6B" w:rsidP="00E13E6D">
            <w:pPr>
              <w:pStyle w:val="ListParagraph"/>
              <w:numPr>
                <w:ilvl w:val="0"/>
                <w:numId w:val="5"/>
              </w:numPr>
            </w:pPr>
            <w:r w:rsidRPr="00E13E6D">
              <w:t>“Varying 3-year mass”</w:t>
            </w:r>
          </w:p>
        </w:tc>
        <w:tc>
          <w:tcPr>
            <w:tcW w:w="2337" w:type="dxa"/>
          </w:tcPr>
          <w:p w14:paraId="142A5EC4" w14:textId="3C25ECC5" w:rsidR="005F5E6B" w:rsidRDefault="005F5E6B" w:rsidP="005F5E6B">
            <w:pPr>
              <w:cnfStyle w:val="000000000000" w:firstRow="0" w:lastRow="0" w:firstColumn="0" w:lastColumn="0" w:oddVBand="0" w:evenVBand="0" w:oddHBand="0" w:evenHBand="0" w:firstRowFirstColumn="0" w:firstRowLastColumn="0" w:lastRowFirstColumn="0" w:lastRowLastColumn="0"/>
            </w:pPr>
            <w:r>
              <w:t>In 2022, 2025, 2028, 2031</w:t>
            </w:r>
            <w:r w:rsidR="0079431F">
              <w:t>, 2034</w:t>
            </w:r>
            <w:r>
              <w:t>, varying from population / 1.0-2.0</w:t>
            </w:r>
          </w:p>
        </w:tc>
        <w:tc>
          <w:tcPr>
            <w:tcW w:w="2338" w:type="dxa"/>
          </w:tcPr>
          <w:p w14:paraId="3882524E" w14:textId="756A5144" w:rsidR="005F5E6B" w:rsidRDefault="005F5E6B" w:rsidP="005F5E6B">
            <w:pPr>
              <w:cnfStyle w:val="000000000000" w:firstRow="0" w:lastRow="0" w:firstColumn="0" w:lastColumn="0" w:oddVBand="0" w:evenVBand="0" w:oddHBand="0" w:evenHBand="0" w:firstRowFirstColumn="0" w:firstRowLastColumn="0" w:lastRowFirstColumn="0" w:lastRowLastColumn="0"/>
            </w:pPr>
            <w:r>
              <w:t>2020-203</w:t>
            </w:r>
            <w:r w:rsidR="0079431F">
              <w:t>5</w:t>
            </w:r>
            <w:r w:rsidR="0046730E">
              <w:t xml:space="preserve"> at 6% of the population</w:t>
            </w:r>
          </w:p>
        </w:tc>
        <w:tc>
          <w:tcPr>
            <w:tcW w:w="2338" w:type="dxa"/>
          </w:tcPr>
          <w:p w14:paraId="7A9C50A6" w14:textId="41B7B338" w:rsidR="005F5E6B" w:rsidRDefault="0046730E" w:rsidP="005F5E6B">
            <w:pPr>
              <w:cnfStyle w:val="000000000000" w:firstRow="0" w:lastRow="0" w:firstColumn="0" w:lastColumn="0" w:oddVBand="0" w:evenVBand="0" w:oddHBand="0" w:evenHBand="0" w:firstRowFirstColumn="0" w:firstRowLastColumn="0" w:lastRowFirstColumn="0" w:lastRowLastColumn="0"/>
            </w:pPr>
            <w:r>
              <w:t>none</w:t>
            </w:r>
          </w:p>
        </w:tc>
      </w:tr>
      <w:tr w:rsidR="005F5E6B" w14:paraId="0B3B3489" w14:textId="77777777" w:rsidTr="005F5E6B">
        <w:tc>
          <w:tcPr>
            <w:cnfStyle w:val="001000000000" w:firstRow="0" w:lastRow="0" w:firstColumn="1" w:lastColumn="0" w:oddVBand="0" w:evenVBand="0" w:oddHBand="0" w:evenHBand="0" w:firstRowFirstColumn="0" w:firstRowLastColumn="0" w:lastRowFirstColumn="0" w:lastRowLastColumn="0"/>
            <w:tcW w:w="2337" w:type="dxa"/>
          </w:tcPr>
          <w:p w14:paraId="745D6C6B" w14:textId="335DB71E" w:rsidR="005F5E6B" w:rsidRPr="00E13E6D" w:rsidRDefault="005F5E6B" w:rsidP="00E13E6D">
            <w:pPr>
              <w:pStyle w:val="ListParagraph"/>
              <w:numPr>
                <w:ilvl w:val="0"/>
                <w:numId w:val="5"/>
              </w:numPr>
            </w:pPr>
            <w:r w:rsidRPr="00E13E6D">
              <w:t>“Varying 2-year mass”</w:t>
            </w:r>
          </w:p>
        </w:tc>
        <w:tc>
          <w:tcPr>
            <w:tcW w:w="2337" w:type="dxa"/>
          </w:tcPr>
          <w:p w14:paraId="3F152ED2" w14:textId="78CDD836" w:rsidR="005F5E6B" w:rsidRDefault="005F5E6B" w:rsidP="005F5E6B">
            <w:pPr>
              <w:cnfStyle w:val="000000000000" w:firstRow="0" w:lastRow="0" w:firstColumn="0" w:lastColumn="0" w:oddVBand="0" w:evenVBand="0" w:oddHBand="0" w:evenHBand="0" w:firstRowFirstColumn="0" w:firstRowLastColumn="0" w:lastRowFirstColumn="0" w:lastRowLastColumn="0"/>
            </w:pPr>
            <w:r>
              <w:t>In 2022, 2024, 2026, 2028, 2030</w:t>
            </w:r>
            <w:r w:rsidR="0079431F">
              <w:t>, 2032, 2034</w:t>
            </w:r>
            <w:r>
              <w:t xml:space="preserve"> varying from population / 1.0-2.0</w:t>
            </w:r>
          </w:p>
        </w:tc>
        <w:tc>
          <w:tcPr>
            <w:tcW w:w="2338" w:type="dxa"/>
          </w:tcPr>
          <w:p w14:paraId="2AB20223" w14:textId="01029F08" w:rsidR="005F5E6B" w:rsidRDefault="005F5E6B" w:rsidP="005F5E6B">
            <w:pPr>
              <w:cnfStyle w:val="000000000000" w:firstRow="0" w:lastRow="0" w:firstColumn="0" w:lastColumn="0" w:oddVBand="0" w:evenVBand="0" w:oddHBand="0" w:evenHBand="0" w:firstRowFirstColumn="0" w:firstRowLastColumn="0" w:lastRowFirstColumn="0" w:lastRowLastColumn="0"/>
            </w:pPr>
            <w:r>
              <w:t>2020-203</w:t>
            </w:r>
            <w:r w:rsidR="0079431F">
              <w:t>5</w:t>
            </w:r>
            <w:r w:rsidR="0046730E">
              <w:t xml:space="preserve"> at 6% of the population</w:t>
            </w:r>
          </w:p>
        </w:tc>
        <w:tc>
          <w:tcPr>
            <w:tcW w:w="2338" w:type="dxa"/>
          </w:tcPr>
          <w:p w14:paraId="0A08B603" w14:textId="4059933C" w:rsidR="005F5E6B" w:rsidRDefault="0046730E" w:rsidP="005F5E6B">
            <w:pPr>
              <w:cnfStyle w:val="000000000000" w:firstRow="0" w:lastRow="0" w:firstColumn="0" w:lastColumn="0" w:oddVBand="0" w:evenVBand="0" w:oddHBand="0" w:evenHBand="0" w:firstRowFirstColumn="0" w:firstRowLastColumn="0" w:lastRowFirstColumn="0" w:lastRowLastColumn="0"/>
            </w:pPr>
            <w:r>
              <w:t>none</w:t>
            </w:r>
          </w:p>
        </w:tc>
      </w:tr>
    </w:tbl>
    <w:p w14:paraId="51985F52" w14:textId="77777777" w:rsidR="005F5E6B" w:rsidRDefault="005F5E6B" w:rsidP="005F5E6B"/>
    <w:p w14:paraId="33197319" w14:textId="3B2AE3DC" w:rsidR="00D62F4E" w:rsidRDefault="00D62F4E" w:rsidP="00F5042A">
      <w:r>
        <w:t xml:space="preserve">For each year, the stock and flow model used </w:t>
      </w:r>
      <w:r w:rsidR="00147DAC">
        <w:t>a country-specific</w:t>
      </w:r>
      <w:r>
        <w:t xml:space="preserve"> estimated median lifespan </w:t>
      </w:r>
      <w:r w:rsidR="00000393">
        <w:t>from Bertozzi-Villa et al</w:t>
      </w:r>
      <w:r>
        <w:t xml:space="preserve"> </w:t>
      </w:r>
      <w:sdt>
        <w:sdtPr>
          <w:alias w:val="SmartCite Citation"/>
          <w:tag w:val="b86d2c70-0ef7-4b43-8730-6047a7d3222f:aac1743a-83be-49f4-9a4d-e8449fbf492c+"/>
          <w:id w:val="2107843258"/>
          <w:placeholder>
            <w:docPart w:val="DefaultPlaceholder_-1854013440"/>
          </w:placeholder>
        </w:sdtPr>
        <w:sdtContent>
          <w:r w:rsidR="003A5E85" w:rsidRPr="003A5E85">
            <w:rPr>
              <w:rFonts w:ascii="Calibri" w:eastAsia="Times New Roman" w:hAnsi="Calibri" w:cs="Calibri"/>
              <w:color w:val="000000"/>
            </w:rPr>
            <w:t>[2]</w:t>
          </w:r>
        </w:sdtContent>
      </w:sdt>
      <w:r w:rsidR="00F5042A">
        <w:t xml:space="preserve"> </w:t>
      </w:r>
      <w:r>
        <w:t xml:space="preserve">to decay each crop of distributed nets annually. </w:t>
      </w:r>
      <w:r w:rsidR="00F5042A">
        <w:t xml:space="preserve">The net decay functions rely on smooth-compact loss function developed by Nakul Chitnis and described in Koenker et al and Bhatt et al </w:t>
      </w:r>
      <w:sdt>
        <w:sdtPr>
          <w:alias w:val="SmartCite Citation"/>
          <w:tag w:val="b86d2c70-0ef7-4b43-8730-6047a7d3222f:f40a9613-e313-4dfe-a03c-0af2ff86e5dd,b86d2c70-0ef7-4b43-8730-6047a7d3222f:e5d0a5c6-4886-48a1-ba8e-01b45e0a1ac8+"/>
          <w:id w:val="-1937206623"/>
          <w:placeholder>
            <w:docPart w:val="81DD8E4172020F46B4E2E493622B3DD3"/>
          </w:placeholder>
        </w:sdtPr>
        <w:sdtContent>
          <w:r w:rsidR="003A5E85" w:rsidRPr="003A5E85">
            <w:rPr>
              <w:rFonts w:ascii="Calibri" w:eastAsia="Times New Roman" w:hAnsi="Calibri" w:cs="Calibri"/>
              <w:color w:val="000000"/>
            </w:rPr>
            <w:t>[3,4]</w:t>
          </w:r>
        </w:sdtContent>
      </w:sdt>
      <w:r w:rsidR="00F5042A">
        <w:t>, and are shown in</w:t>
      </w:r>
      <w:r w:rsidR="00692B5D">
        <w:t xml:space="preserve"> </w:t>
      </w:r>
      <w:fldSimple w:instr=" REF _Ref88582641 ">
        <w:r w:rsidR="00692B5D">
          <w:t xml:space="preserve">Figure </w:t>
        </w:r>
        <w:r w:rsidR="00692B5D">
          <w:rPr>
            <w:noProof/>
          </w:rPr>
          <w:t>1</w:t>
        </w:r>
      </w:fldSimple>
      <w:r w:rsidR="00F5042A">
        <w:t>.</w:t>
      </w:r>
    </w:p>
    <w:p w14:paraId="6CCB1DD3" w14:textId="77777777" w:rsidR="00F5042A" w:rsidRDefault="00F5042A" w:rsidP="00F5042A"/>
    <w:p w14:paraId="1BC239E5" w14:textId="2B007C20" w:rsidR="00147DAC" w:rsidRDefault="00147DAC" w:rsidP="00147DAC">
      <w:pPr>
        <w:pStyle w:val="Caption"/>
        <w:keepNext/>
      </w:pPr>
      <w:bookmarkStart w:id="17" w:name="_Ref88582641"/>
      <w:r>
        <w:lastRenderedPageBreak/>
        <w:t xml:space="preserve">Figure </w:t>
      </w:r>
      <w:fldSimple w:instr=" SEQ Figure \* ARABIC ">
        <w:r w:rsidR="00830BD5">
          <w:rPr>
            <w:noProof/>
          </w:rPr>
          <w:t>1</w:t>
        </w:r>
      </w:fldSimple>
      <w:bookmarkEnd w:id="17"/>
      <w:r>
        <w:t>: A) ITN retention times B) Smooth-compact loss function with Tanzania as an example C) Access-NPC relationship 2020 from Bertozzi-Villa et al D)</w:t>
      </w:r>
      <w:r w:rsidR="00BC5F14">
        <w:t xml:space="preserve"> </w:t>
      </w:r>
      <w:r>
        <w:t xml:space="preserve">nonparametric conditional quartile function for ITN access as a </w:t>
      </w:r>
      <w:r w:rsidR="0004065F">
        <w:t>function</w:t>
      </w:r>
      <w:r>
        <w:t xml:space="preserve"> of NPC</w:t>
      </w:r>
    </w:p>
    <w:tbl>
      <w:tblPr>
        <w:tblStyle w:val="TableGrid"/>
        <w:tblW w:w="0" w:type="auto"/>
        <w:tblLook w:val="04A0" w:firstRow="1" w:lastRow="0" w:firstColumn="1" w:lastColumn="0" w:noHBand="0" w:noVBand="1"/>
      </w:tblPr>
      <w:tblGrid>
        <w:gridCol w:w="4609"/>
        <w:gridCol w:w="4741"/>
      </w:tblGrid>
      <w:tr w:rsidR="00147DAC" w14:paraId="72BACB5D" w14:textId="77777777" w:rsidTr="00147DAC">
        <w:tc>
          <w:tcPr>
            <w:tcW w:w="4554" w:type="dxa"/>
            <w:vAlign w:val="center"/>
          </w:tcPr>
          <w:p w14:paraId="6602CC7A" w14:textId="3FED577F" w:rsidR="00147DAC" w:rsidRDefault="00147DAC" w:rsidP="00147DAC">
            <w:pPr>
              <w:jc w:val="center"/>
            </w:pPr>
            <w:del w:id="18" w:author="Amelia Bertozzi-Villa" w:date="2022-03-21T11:14:00Z">
              <w:r>
                <w:rPr>
                  <w:noProof/>
                </w:rPr>
                <w:drawing>
                  <wp:inline distT="0" distB="0" distL="0" distR="0" wp14:anchorId="0F426FB7" wp14:editId="6406AD72">
                    <wp:extent cx="2860895" cy="2184183"/>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63557" cy="2186215"/>
                            </a:xfrm>
                            <a:prstGeom prst="rect">
                              <a:avLst/>
                            </a:prstGeom>
                          </pic:spPr>
                        </pic:pic>
                      </a:graphicData>
                    </a:graphic>
                  </wp:inline>
                </w:drawing>
              </w:r>
            </w:del>
            <w:ins w:id="19" w:author="Amelia Bertozzi-Villa" w:date="2022-03-21T11:14:00Z">
              <w:r>
                <w:rPr>
                  <w:noProof/>
                </w:rPr>
                <w:drawing>
                  <wp:inline distT="0" distB="0" distL="0" distR="0" wp14:anchorId="0F426FB7" wp14:editId="6406AD72">
                    <wp:extent cx="2860895" cy="2184183"/>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2863557" cy="2186215"/>
                            </a:xfrm>
                            <a:prstGeom prst="rect">
                              <a:avLst/>
                            </a:prstGeom>
                          </pic:spPr>
                        </pic:pic>
                      </a:graphicData>
                    </a:graphic>
                  </wp:inline>
                </w:drawing>
              </w:r>
            </w:ins>
          </w:p>
        </w:tc>
        <w:tc>
          <w:tcPr>
            <w:tcW w:w="4796" w:type="dxa"/>
            <w:vAlign w:val="center"/>
          </w:tcPr>
          <w:p w14:paraId="146B4821" w14:textId="71FF64EB" w:rsidR="00147DAC" w:rsidRDefault="00147DAC" w:rsidP="00147DAC">
            <w:pPr>
              <w:jc w:val="center"/>
            </w:pPr>
            <w:r>
              <w:rPr>
                <w:noProof/>
              </w:rPr>
              <w:drawing>
                <wp:inline distT="0" distB="0" distL="0" distR="0" wp14:anchorId="6DCF8161" wp14:editId="72170375">
                  <wp:extent cx="2946903" cy="2143116"/>
                  <wp:effectExtent l="0" t="0" r="0" b="381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58865" cy="2151816"/>
                          </a:xfrm>
                          <a:prstGeom prst="rect">
                            <a:avLst/>
                          </a:prstGeom>
                        </pic:spPr>
                      </pic:pic>
                    </a:graphicData>
                  </a:graphic>
                </wp:inline>
              </w:drawing>
            </w:r>
          </w:p>
        </w:tc>
      </w:tr>
      <w:tr w:rsidR="00147DAC" w14:paraId="151A30FE" w14:textId="77777777" w:rsidTr="00147DAC">
        <w:tc>
          <w:tcPr>
            <w:tcW w:w="4554" w:type="dxa"/>
            <w:vAlign w:val="center"/>
          </w:tcPr>
          <w:p w14:paraId="0318A387" w14:textId="42E3854F" w:rsidR="00147DAC" w:rsidRDefault="00147DAC" w:rsidP="00147DAC">
            <w:pPr>
              <w:jc w:val="center"/>
            </w:pPr>
            <w:r>
              <w:rPr>
                <w:noProof/>
              </w:rPr>
              <w:drawing>
                <wp:inline distT="0" distB="0" distL="0" distR="0" wp14:anchorId="2D7E0C08" wp14:editId="093EBADC">
                  <wp:extent cx="2675143" cy="2417275"/>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a:extLst>
                              <a:ext uri="{28A0092B-C50C-407E-A947-70E740481C1C}">
                                <a14:useLocalDpi xmlns:a14="http://schemas.microsoft.com/office/drawing/2010/main" val="0"/>
                              </a:ext>
                            </a:extLst>
                          </a:blip>
                          <a:srcRect b="29149"/>
                          <a:stretch/>
                        </pic:blipFill>
                        <pic:spPr bwMode="auto">
                          <a:xfrm>
                            <a:off x="0" y="0"/>
                            <a:ext cx="2685651" cy="2426770"/>
                          </a:xfrm>
                          <a:prstGeom prst="rect">
                            <a:avLst/>
                          </a:prstGeom>
                          <a:ln>
                            <a:noFill/>
                          </a:ln>
                          <a:extLst>
                            <a:ext uri="{53640926-AAD7-44D8-BBD7-CCE9431645EC}">
                              <a14:shadowObscured xmlns:a14="http://schemas.microsoft.com/office/drawing/2010/main"/>
                            </a:ext>
                          </a:extLst>
                        </pic:spPr>
                      </pic:pic>
                    </a:graphicData>
                  </a:graphic>
                </wp:inline>
              </w:drawing>
            </w:r>
          </w:p>
        </w:tc>
        <w:tc>
          <w:tcPr>
            <w:tcW w:w="4796" w:type="dxa"/>
            <w:vAlign w:val="center"/>
          </w:tcPr>
          <w:p w14:paraId="532BA211" w14:textId="77777777" w:rsidR="00147DAC" w:rsidRDefault="00147DAC" w:rsidP="00147DAC">
            <w:pPr>
              <w:jc w:val="center"/>
              <w:rPr>
                <w:sz w:val="11"/>
                <w:szCs w:val="11"/>
              </w:rPr>
            </w:pPr>
            <w:r>
              <w:rPr>
                <w:noProof/>
                <w:sz w:val="11"/>
                <w:szCs w:val="11"/>
              </w:rPr>
              <w:drawing>
                <wp:inline distT="0" distB="0" distL="0" distR="0" wp14:anchorId="3DDDB330" wp14:editId="0DBD65D6">
                  <wp:extent cx="2799298" cy="2398703"/>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5">
                            <a:extLst>
                              <a:ext uri="{28A0092B-C50C-407E-A947-70E740481C1C}">
                                <a14:useLocalDpi xmlns:a14="http://schemas.microsoft.com/office/drawing/2010/main" val="0"/>
                              </a:ext>
                            </a:extLst>
                          </a:blip>
                          <a:srcRect t="11540" b="2770"/>
                          <a:stretch/>
                        </pic:blipFill>
                        <pic:spPr bwMode="auto">
                          <a:xfrm>
                            <a:off x="0" y="0"/>
                            <a:ext cx="2809052" cy="2407061"/>
                          </a:xfrm>
                          <a:prstGeom prst="rect">
                            <a:avLst/>
                          </a:prstGeom>
                          <a:ln>
                            <a:noFill/>
                          </a:ln>
                          <a:extLst>
                            <a:ext uri="{53640926-AAD7-44D8-BBD7-CCE9431645EC}">
                              <a14:shadowObscured xmlns:a14="http://schemas.microsoft.com/office/drawing/2010/main"/>
                            </a:ext>
                          </a:extLst>
                        </pic:spPr>
                      </pic:pic>
                    </a:graphicData>
                  </a:graphic>
                </wp:inline>
              </w:drawing>
            </w:r>
          </w:p>
          <w:p w14:paraId="63462584" w14:textId="27CBDEB6" w:rsidR="00147DAC" w:rsidRDefault="00147DAC" w:rsidP="00147DAC">
            <w:pPr>
              <w:jc w:val="center"/>
            </w:pPr>
            <w:r w:rsidRPr="00147DAC">
              <w:rPr>
                <w:sz w:val="11"/>
                <w:szCs w:val="11"/>
              </w:rPr>
              <w:t>Points are regions</w:t>
            </w:r>
          </w:p>
        </w:tc>
      </w:tr>
    </w:tbl>
    <w:p w14:paraId="2A50ED1A" w14:textId="77777777" w:rsidR="00D62F4E" w:rsidRDefault="00D62F4E" w:rsidP="00D62F4E"/>
    <w:p w14:paraId="0A9A154C" w14:textId="300EB6E0" w:rsidR="00D62F4E" w:rsidRDefault="00D62F4E" w:rsidP="00D62F4E">
      <w:r>
        <w:t xml:space="preserve">The total net crop (consisting of all surviving nets from various channels to date) was summed for each year and country. This was then divided by the population projected to calculate nets-per-capita (NPC) in each year and council. </w:t>
      </w:r>
    </w:p>
    <w:p w14:paraId="47F4DBCC" w14:textId="0DC26148" w:rsidR="00D62F4E" w:rsidRDefault="00D62F4E" w:rsidP="00D62F4E">
      <w:r>
        <w:t>To estimate ITN access from NPC, a nonparametric conditional quartile function for ITN access as a function of NPC was estimated from 124 demographic health survey data and malaria indicator surveys (MIS). A grid of 100 points was produced and used to predict ITN access</w:t>
      </w:r>
      <w:r w:rsidR="00692B5D">
        <w:t xml:space="preserve"> from NPC (</w:t>
      </w:r>
      <w:fldSimple w:instr=" REF _Ref88582641 ">
        <w:r w:rsidR="00692B5D">
          <w:t xml:space="preserve">Figure </w:t>
        </w:r>
        <w:r w:rsidR="00692B5D">
          <w:rPr>
            <w:noProof/>
          </w:rPr>
          <w:t>1</w:t>
        </w:r>
      </w:fldSimple>
      <w:r w:rsidR="00692B5D">
        <w:t>)</w:t>
      </w:r>
      <w:r>
        <w:t>. Confidence intervals for both estimated median lifespan and the function of ITN access vs NPC were used to generate an overall confidence interval around the estimate of ITN access.</w:t>
      </w:r>
    </w:p>
    <w:p w14:paraId="18ADAC96" w14:textId="162EDFF7" w:rsidR="00D62F4E" w:rsidRDefault="00D62F4E" w:rsidP="00D62F4E">
      <w:r>
        <w:lastRenderedPageBreak/>
        <w:t xml:space="preserve">To further understand the relative sizes of ITN distributions through various channels, total ITNs delivered per channel were divided by the population and expressed as </w:t>
      </w:r>
      <w:commentRangeStart w:id="20"/>
      <w:r>
        <w:t>“nets issued as a percentage of the population”</w:t>
      </w:r>
      <w:r w:rsidR="00F5042A">
        <w:t xml:space="preserve"> (NPP)</w:t>
      </w:r>
      <w:r>
        <w:t xml:space="preserve">. </w:t>
      </w:r>
      <w:commentRangeEnd w:id="20"/>
      <w:r w:rsidR="009F0429">
        <w:rPr>
          <w:rStyle w:val="CommentReference"/>
        </w:rPr>
        <w:commentReference w:id="20"/>
      </w:r>
    </w:p>
    <w:p w14:paraId="061022AC" w14:textId="77777777" w:rsidR="00000393" w:rsidRPr="00000393" w:rsidRDefault="00000393" w:rsidP="00EE38F8">
      <w:pPr>
        <w:pStyle w:val="Heading2"/>
      </w:pPr>
      <w:r w:rsidRPr="00000393">
        <w:t>Scenarios</w:t>
      </w:r>
    </w:p>
    <w:p w14:paraId="4C187933" w14:textId="1363CF96" w:rsidR="00D62F4E" w:rsidRPr="00B25CE0" w:rsidRDefault="00D62F4E" w:rsidP="00D62F4E">
      <w:r w:rsidRPr="00B25CE0">
        <w:t>To inform</w:t>
      </w:r>
      <w:r>
        <w:t xml:space="preserve"> recommendations for quantification of ITNs, the above process was used to model ITN distributions under </w:t>
      </w:r>
      <w:r w:rsidR="00692B5D">
        <w:t>five</w:t>
      </w:r>
      <w:r>
        <w:t xml:space="preserve"> </w:t>
      </w:r>
      <w:commentRangeStart w:id="21"/>
      <w:r w:rsidR="00692B5D">
        <w:t xml:space="preserve">typical </w:t>
      </w:r>
      <w:commentRangeEnd w:id="21"/>
      <w:r w:rsidR="00520AB7">
        <w:rPr>
          <w:rStyle w:val="CommentReference"/>
        </w:rPr>
        <w:commentReference w:id="21"/>
      </w:r>
      <w:r w:rsidR="00692B5D">
        <w:t>ITN distribution</w:t>
      </w:r>
      <w:r>
        <w:t xml:space="preserve"> scenarios, varying quantification approaches within each scenario:</w:t>
      </w:r>
    </w:p>
    <w:p w14:paraId="202DAE99" w14:textId="56C12DB4" w:rsidR="003E71C8" w:rsidRDefault="009A2FEE" w:rsidP="00D62F4E">
      <w:pPr>
        <w:pStyle w:val="ListParagraph"/>
        <w:numPr>
          <w:ilvl w:val="0"/>
          <w:numId w:val="4"/>
        </w:numPr>
      </w:pPr>
      <w:r>
        <w:t xml:space="preserve">“Status Quo”: </w:t>
      </w:r>
      <w:r w:rsidR="003E71C8">
        <w:t>Mass campaigns every three years with routine distribution of ITNs to pregnant women and infants through antenatal clinics (ANC) and immunization visits (EPI). Quantification of the mass campaigns was fixed at population / 1.8 while quantification of routine distribution varied from population x 5%-7%.</w:t>
      </w:r>
    </w:p>
    <w:p w14:paraId="4FF9C8D4" w14:textId="4CBEFBD4" w:rsidR="003E71C8" w:rsidRDefault="009A2FEE" w:rsidP="003E71C8">
      <w:pPr>
        <w:pStyle w:val="ListParagraph"/>
        <w:numPr>
          <w:ilvl w:val="0"/>
          <w:numId w:val="4"/>
        </w:numPr>
      </w:pPr>
      <w:r>
        <w:t xml:space="preserve">“Full-scale continuous”: </w:t>
      </w:r>
      <w:r w:rsidR="003E71C8">
        <w:t xml:space="preserve">Full-scale annual school distribution of ITNs with routine distribution of ANC and EPI ITNs, fixing the routine distribution at population x </w:t>
      </w:r>
      <w:r w:rsidR="00E13E6D">
        <w:t>6</w:t>
      </w:r>
      <w:r w:rsidR="003E71C8">
        <w:t xml:space="preserve">% and varying the quantification of school distributions from population x </w:t>
      </w:r>
      <w:r w:rsidR="00E13E6D">
        <w:t>1</w:t>
      </w:r>
      <w:r w:rsidR="003E71C8">
        <w:t>-20%</w:t>
      </w:r>
    </w:p>
    <w:p w14:paraId="1608B516" w14:textId="70AB50D6" w:rsidR="00D62F4E" w:rsidRDefault="009A2FEE" w:rsidP="00D62F4E">
      <w:pPr>
        <w:pStyle w:val="ListParagraph"/>
        <w:numPr>
          <w:ilvl w:val="0"/>
          <w:numId w:val="4"/>
        </w:numPr>
      </w:pPr>
      <w:r>
        <w:t xml:space="preserve">“Mass plus continuous”: </w:t>
      </w:r>
      <w:r w:rsidR="00D62F4E">
        <w:t xml:space="preserve">Mass campaign every three years with </w:t>
      </w:r>
      <w:r w:rsidR="00F5042A">
        <w:t>routine</w:t>
      </w:r>
      <w:r w:rsidR="00D62F4E">
        <w:t xml:space="preserve"> distribution of </w:t>
      </w:r>
      <w:r w:rsidR="00F5042A">
        <w:t>ANC and EPI</w:t>
      </w:r>
      <w:r w:rsidR="00D62F4E">
        <w:t xml:space="preserve"> ITNs and with annual </w:t>
      </w:r>
      <w:r w:rsidR="00F5042A">
        <w:t>school distribution in a limited number of classes, or limited community distribution</w:t>
      </w:r>
      <w:r w:rsidR="00D62F4E">
        <w:t xml:space="preserve"> in the years between campaigns</w:t>
      </w:r>
      <w:r w:rsidR="003D6AC3">
        <w:t xml:space="preserve">. Quantification of the mass campaigns was fixed at population / 1.8 and routine distribution at population x </w:t>
      </w:r>
      <w:r w:rsidR="003E71C8">
        <w:t>6</w:t>
      </w:r>
      <w:r w:rsidR="003D6AC3">
        <w:t xml:space="preserve">%, varying the annual school/community distribution between population x </w:t>
      </w:r>
      <w:r w:rsidR="003E71C8">
        <w:t>7-25</w:t>
      </w:r>
      <w:r w:rsidR="003D6AC3">
        <w:t>%.</w:t>
      </w:r>
    </w:p>
    <w:p w14:paraId="19102406" w14:textId="72249E94" w:rsidR="003E71C8" w:rsidRDefault="009A2FEE" w:rsidP="003E71C8">
      <w:pPr>
        <w:pStyle w:val="ListParagraph"/>
        <w:numPr>
          <w:ilvl w:val="0"/>
          <w:numId w:val="4"/>
        </w:numPr>
      </w:pPr>
      <w:r>
        <w:t xml:space="preserve">“Varying 3-year mass”: </w:t>
      </w:r>
      <w:r w:rsidR="003E71C8">
        <w:t xml:space="preserve">Mass campaigns every three years with routine distribution of ITNs to pregnant women and infants through antenatal clinics (ANC) and immunization visits (EPI). </w:t>
      </w:r>
      <w:r w:rsidR="002A2CA7">
        <w:t>Quantification of routine distribution was fixed at 6%, and q</w:t>
      </w:r>
      <w:r w:rsidR="003E71C8">
        <w:t>uantification of the mass campaigns was varied from population / 1</w:t>
      </w:r>
      <w:r w:rsidR="002A2CA7">
        <w:t>.0</w:t>
      </w:r>
      <w:r w:rsidR="003E71C8">
        <w:t xml:space="preserve"> to population / 2</w:t>
      </w:r>
      <w:r w:rsidR="002A2CA7">
        <w:t>.0</w:t>
      </w:r>
      <w:r w:rsidR="003E71C8">
        <w:t xml:space="preserve"> in increments of 0.1.</w:t>
      </w:r>
    </w:p>
    <w:p w14:paraId="71DBD1E5" w14:textId="130EA955" w:rsidR="003E71C8" w:rsidRPr="00B00ACF" w:rsidRDefault="009A2FEE" w:rsidP="00D62F4E">
      <w:pPr>
        <w:pStyle w:val="ListParagraph"/>
        <w:numPr>
          <w:ilvl w:val="0"/>
          <w:numId w:val="4"/>
        </w:numPr>
      </w:pPr>
      <w:r>
        <w:t xml:space="preserve">“Varying 2-year mass”: </w:t>
      </w:r>
      <w:r w:rsidR="002A2CA7">
        <w:t>Mass campaigns every two years with routine distribution of ITNs to pregnant women and infants through antenatal clinics (ANC) and immunization visits (EPI). Quantification of routine distribution was fixed at 6%, and quantification of the mass campaigns was varied from population / 1.0 to population / 2.0 in increments of 0.1.</w:t>
      </w:r>
    </w:p>
    <w:p w14:paraId="1632BADF" w14:textId="77FF4C3C" w:rsidR="00D62F4E" w:rsidRDefault="003D6AC3" w:rsidP="00B37C01">
      <w:r>
        <w:t xml:space="preserve">All scenarios </w:t>
      </w:r>
      <w:r w:rsidR="00B37C01">
        <w:t>with mass campaigns began with a mass campaign in</w:t>
      </w:r>
      <w:r>
        <w:t xml:space="preserve"> </w:t>
      </w:r>
      <w:r w:rsidR="00B37C01">
        <w:t>2022</w:t>
      </w:r>
      <w:r>
        <w:t xml:space="preserve"> and ended in 203</w:t>
      </w:r>
      <w:r w:rsidR="001B191F">
        <w:t>5</w:t>
      </w:r>
      <w:r>
        <w:t xml:space="preserve">. </w:t>
      </w:r>
      <w:r w:rsidR="00B37C01">
        <w:t>The “full scale continuous” scenario assumed a mass campaign (quantified with population / 1.8) in 2020</w:t>
      </w:r>
      <w:r w:rsidR="00692B5D">
        <w:t xml:space="preserve"> to scale up coverage prior to switching over to a fully continuous ITN strategy</w:t>
      </w:r>
      <w:r w:rsidR="00B37C01">
        <w:t xml:space="preserve">. </w:t>
      </w:r>
    </w:p>
    <w:p w14:paraId="181C9774" w14:textId="0036C312" w:rsidR="001D2BB8" w:rsidRDefault="001D2BB8" w:rsidP="00B37C01">
      <w:r>
        <w:t xml:space="preserve">To assess feasibility of large-scale school distribution in relation to optimal quantification factors, the proportion of the population that are primary school students currently attending school was calculated from available Demographic and Health Surveys, obtained with permission from dhsprogram.com. </w:t>
      </w:r>
    </w:p>
    <w:p w14:paraId="3337CD69" w14:textId="65EDCB13" w:rsidR="00D62F4E" w:rsidRDefault="00D62F4E" w:rsidP="00D62F4E">
      <w:pPr>
        <w:pStyle w:val="Heading1"/>
      </w:pPr>
      <w:r>
        <w:t>Results</w:t>
      </w:r>
    </w:p>
    <w:p w14:paraId="6E947257" w14:textId="693260FC" w:rsidR="00BC5F14" w:rsidRDefault="00BC5F14" w:rsidP="00BC5F14">
      <w:r>
        <w:t xml:space="preserve">Given a target of 80% ITN access, the recommended quantification approaches for each scenario varied considerably across countries, driven primarily by the median retention time. Recommended </w:t>
      </w:r>
      <w:r>
        <w:lastRenderedPageBreak/>
        <w:t xml:space="preserve">quantification approaches are summarized </w:t>
      </w:r>
      <w:r w:rsidR="00404727">
        <w:t xml:space="preserve">for the scenarios that include continuous distribution </w:t>
      </w:r>
      <w:r>
        <w:t xml:space="preserve">in </w:t>
      </w:r>
      <w:r>
        <w:fldChar w:fldCharType="begin"/>
      </w:r>
      <w:r>
        <w:instrText xml:space="preserve"> REF _Ref89864800 \h </w:instrText>
      </w:r>
      <w:r>
        <w:fldChar w:fldCharType="separate"/>
      </w:r>
      <w:r>
        <w:t xml:space="preserve">Table </w:t>
      </w:r>
      <w:r>
        <w:rPr>
          <w:noProof/>
        </w:rPr>
        <w:t>2</w:t>
      </w:r>
      <w:r>
        <w:fldChar w:fldCharType="end"/>
      </w:r>
      <w:r w:rsidR="00404727">
        <w:t>, for 3-year mass campaigns in Table 3, and for 2-year mass campaigns in Table 4.</w:t>
      </w:r>
    </w:p>
    <w:p w14:paraId="4CBFA519" w14:textId="51AD7643" w:rsidR="001C3BCA" w:rsidRDefault="001C3BCA" w:rsidP="00BC5F14">
      <w:r>
        <w:t xml:space="preserve">For Scenario 2, which relies on full-scale annual continuous distribution in combination with routine ANC/EPI ITN delivery to maintain access, the annual quantifier needed to maintain ITN access at 70% ranged from 7% of the population in Cameroon and The Gambia, to 26% of the population in Benin, Djibouti, Liberia, Mauritania, South Sudan, and Chad. Similarly, to maintain ITN access at 80%, the quantifier ranged from 10% for Cameroon and </w:t>
      </w:r>
      <w:r w:rsidR="00092C2B">
        <w:t>Gabon</w:t>
      </w:r>
      <w:r>
        <w:t xml:space="preserve">, to 30% for Angola. In only a few countries was ITN access able to reach 90% - from 17% of the population in Cameroon, to 30% in Angola, Cote d’Ivoire, Madagascar, and Uganda. </w:t>
      </w:r>
    </w:p>
    <w:p w14:paraId="5E9AE119" w14:textId="06CD0DFB" w:rsidR="001C3BCA" w:rsidRDefault="001C3BCA" w:rsidP="00BC5F14">
      <w:r>
        <w:t xml:space="preserve">For Scenario 3, where mass campaigns are conducted every three years, routine ITNs through ANC/EPI are conducted consistently, and continuous distribution supplements ITN access in the years between campaigns, there was also a range of quantifiers for the annual continuous distribution channels. At the 70% target, many countries required ITNs equivalent to 7% of the population, but this rose to 25% for Liberia, South Sudan, and Chad. At the 80% target, </w:t>
      </w:r>
      <w:r w:rsidR="003E49E2">
        <w:t>some countries still achieved this with 7% of the population in ITNs between campaigns, while Benin and Mauritania are estimated to need 30% of the population in ITNs. Several countries were able to maintain ITN access at 90% with only limited inputs from the continuous channel, at 7% of the population, including Cameroon, Mali, Niger, and Zimbabwe.</w:t>
      </w:r>
    </w:p>
    <w:p w14:paraId="4DF09359" w14:textId="3FF35F95" w:rsidR="00BC5F14" w:rsidRDefault="00BC5F14" w:rsidP="00BC5F14">
      <w:pPr>
        <w:pStyle w:val="Caption"/>
        <w:keepNext/>
      </w:pPr>
      <w:bookmarkStart w:id="22" w:name="_Ref89864800"/>
      <w:commentRangeStart w:id="23"/>
      <w:commentRangeStart w:id="24"/>
      <w:r>
        <w:t xml:space="preserve">Table </w:t>
      </w:r>
      <w:commentRangeEnd w:id="23"/>
      <w:r w:rsidR="00C43AB9">
        <w:rPr>
          <w:rStyle w:val="CommentReference"/>
          <w:b w:val="0"/>
          <w:bCs w:val="0"/>
          <w:color w:val="auto"/>
        </w:rPr>
        <w:commentReference w:id="23"/>
      </w:r>
      <w:commentRangeEnd w:id="24"/>
      <w:r w:rsidR="001F341F">
        <w:rPr>
          <w:rStyle w:val="CommentReference"/>
          <w:b w:val="0"/>
          <w:bCs w:val="0"/>
          <w:color w:val="auto"/>
        </w:rPr>
        <w:commentReference w:id="24"/>
      </w:r>
      <w:fldSimple w:instr=" SEQ Table \* ARABIC ">
        <w:r w:rsidR="004F2155">
          <w:rPr>
            <w:noProof/>
          </w:rPr>
          <w:t>2</w:t>
        </w:r>
      </w:fldSimple>
      <w:bookmarkEnd w:id="22"/>
      <w:r>
        <w:t xml:space="preserve">: Recommended </w:t>
      </w:r>
      <w:r w:rsidR="00404727">
        <w:t xml:space="preserve">annual </w:t>
      </w:r>
      <w:r>
        <w:t>quantifiers for scenario</w:t>
      </w:r>
      <w:r w:rsidR="005A3860">
        <w:t>s involving continuous distribution</w:t>
      </w:r>
      <w:r w:rsidR="00864857">
        <w:t xml:space="preserve">. For example, Angola would need to distribution ITNs equivalent to 25% of the population on an annual basis in order maintain ITN access at a 70% target. To maintain ITN access at an 80% target, ITN quantification for continuous distribution would need to be population x 30% on an annual basis. Given Angola’s estimated net decay rate, it is not feasible to maintain ITN access at 90%, assuming quantification rates for annual continuous distribution </w:t>
      </w:r>
      <w:commentRangeStart w:id="25"/>
      <w:r w:rsidR="00864857">
        <w:t xml:space="preserve">are capped at 30% </w:t>
      </w:r>
      <w:commentRangeEnd w:id="25"/>
      <w:r w:rsidR="0036664E">
        <w:rPr>
          <w:rStyle w:val="CommentReference"/>
          <w:i/>
          <w:iCs/>
          <w:color w:val="auto"/>
        </w:rPr>
        <w:commentReference w:id="25"/>
      </w:r>
      <w:r w:rsidR="00864857">
        <w:t xml:space="preserve">of the population. </w:t>
      </w:r>
    </w:p>
    <w:tbl>
      <w:tblPr>
        <w:tblW w:w="7435" w:type="dxa"/>
        <w:jc w:val="center"/>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
      <w:tblGrid>
        <w:gridCol w:w="1933"/>
        <w:gridCol w:w="837"/>
        <w:gridCol w:w="837"/>
        <w:gridCol w:w="837"/>
        <w:gridCol w:w="997"/>
        <w:gridCol w:w="997"/>
        <w:gridCol w:w="997"/>
      </w:tblGrid>
      <w:tr w:rsidR="00404727" w:rsidRPr="00404727" w14:paraId="1F1D47AC" w14:textId="77777777" w:rsidTr="00404727">
        <w:trPr>
          <w:tblHeader/>
          <w:jc w:val="center"/>
        </w:trPr>
        <w:tc>
          <w:tcPr>
            <w:tcW w:w="0" w:type="auto"/>
            <w:gridSpan w:val="7"/>
            <w:tcBorders>
              <w:left w:val="nil"/>
              <w:bottom w:val="single" w:sz="12" w:space="0" w:color="D3D3D3"/>
              <w:right w:val="nil"/>
            </w:tcBorders>
            <w:shd w:val="clear" w:color="auto" w:fill="FFFFFF"/>
            <w:tcMar>
              <w:top w:w="60" w:type="dxa"/>
              <w:left w:w="0" w:type="dxa"/>
              <w:bottom w:w="60" w:type="dxa"/>
              <w:right w:w="0" w:type="dxa"/>
            </w:tcMar>
            <w:vAlign w:val="center"/>
            <w:hideMark/>
          </w:tcPr>
          <w:p w14:paraId="5F2B670D" w14:textId="7D8FA53C" w:rsidR="00404727" w:rsidRPr="00A946C4" w:rsidRDefault="00404727" w:rsidP="00404727">
            <w:pPr>
              <w:pStyle w:val="NoSpacing"/>
              <w:rPr>
                <w:rFonts w:eastAsia="Times New Roman"/>
                <w:sz w:val="20"/>
                <w:szCs w:val="20"/>
              </w:rPr>
            </w:pPr>
            <w:r w:rsidRPr="00A946C4">
              <w:rPr>
                <w:rFonts w:eastAsia="Times New Roman"/>
                <w:sz w:val="20"/>
                <w:szCs w:val="20"/>
              </w:rPr>
              <w:t xml:space="preserve">Minimum </w:t>
            </w:r>
            <w:r w:rsidRPr="00A946C4">
              <w:rPr>
                <w:sz w:val="20"/>
                <w:szCs w:val="20"/>
              </w:rPr>
              <w:t xml:space="preserve">annual </w:t>
            </w:r>
            <w:r w:rsidRPr="00A946C4">
              <w:rPr>
                <w:rFonts w:eastAsia="Times New Roman"/>
                <w:sz w:val="20"/>
                <w:szCs w:val="20"/>
              </w:rPr>
              <w:t xml:space="preserve">quantifier </w:t>
            </w:r>
            <w:r w:rsidR="005A3860" w:rsidRPr="00A946C4">
              <w:rPr>
                <w:sz w:val="20"/>
                <w:szCs w:val="20"/>
              </w:rPr>
              <w:t xml:space="preserve">for continuous distribution channels </w:t>
            </w:r>
            <w:r w:rsidRPr="00A946C4">
              <w:rPr>
                <w:rFonts w:eastAsia="Times New Roman"/>
                <w:sz w:val="20"/>
                <w:szCs w:val="20"/>
              </w:rPr>
              <w:t>to sustain ITN access at target</w:t>
            </w:r>
            <w:r w:rsidRPr="00A946C4">
              <w:rPr>
                <w:sz w:val="20"/>
                <w:szCs w:val="20"/>
              </w:rPr>
              <w:t>s of 70, 80, and 90%</w:t>
            </w:r>
          </w:p>
        </w:tc>
      </w:tr>
      <w:tr w:rsidR="005A3860" w:rsidRPr="00404727" w14:paraId="139E7B99" w14:textId="77777777" w:rsidTr="00404727">
        <w:trPr>
          <w:tblHeader/>
          <w:jc w:val="center"/>
        </w:trPr>
        <w:tc>
          <w:tcPr>
            <w:tcW w:w="0" w:type="auto"/>
            <w:vMerge w:val="restart"/>
            <w:tcBorders>
              <w:left w:val="nil"/>
              <w:right w:val="nil"/>
            </w:tcBorders>
            <w:shd w:val="clear" w:color="auto" w:fill="FFFFFF"/>
            <w:tcMar>
              <w:top w:w="75" w:type="dxa"/>
              <w:left w:w="75" w:type="dxa"/>
              <w:bottom w:w="90" w:type="dxa"/>
              <w:right w:w="75" w:type="dxa"/>
            </w:tcMar>
            <w:vAlign w:val="bottom"/>
            <w:hideMark/>
          </w:tcPr>
          <w:p w14:paraId="4153652E" w14:textId="77777777" w:rsidR="00404727" w:rsidRPr="00A946C4" w:rsidRDefault="00404727" w:rsidP="00404727">
            <w:pPr>
              <w:pStyle w:val="NoSpacing"/>
              <w:rPr>
                <w:rFonts w:eastAsia="Times New Roman"/>
                <w:sz w:val="20"/>
                <w:szCs w:val="20"/>
              </w:rPr>
            </w:pPr>
            <w:r w:rsidRPr="00A946C4">
              <w:rPr>
                <w:rFonts w:eastAsia="Times New Roman"/>
                <w:sz w:val="20"/>
                <w:szCs w:val="20"/>
              </w:rPr>
              <w:t>Country Code</w:t>
            </w:r>
          </w:p>
        </w:tc>
        <w:tc>
          <w:tcPr>
            <w:tcW w:w="0" w:type="auto"/>
            <w:gridSpan w:val="3"/>
            <w:shd w:val="clear" w:color="auto" w:fill="FFFFFF"/>
            <w:tcMar>
              <w:top w:w="0" w:type="dxa"/>
              <w:left w:w="60" w:type="dxa"/>
              <w:bottom w:w="0" w:type="dxa"/>
              <w:right w:w="60" w:type="dxa"/>
            </w:tcMar>
            <w:vAlign w:val="center"/>
            <w:hideMark/>
          </w:tcPr>
          <w:p w14:paraId="375D6B6E" w14:textId="2515EE15" w:rsidR="00404727" w:rsidRPr="00A946C4" w:rsidRDefault="00404727" w:rsidP="00404727">
            <w:pPr>
              <w:pStyle w:val="NoSpacing"/>
              <w:jc w:val="center"/>
              <w:rPr>
                <w:rFonts w:eastAsia="Times New Roman"/>
                <w:sz w:val="20"/>
                <w:szCs w:val="20"/>
              </w:rPr>
            </w:pPr>
            <w:r w:rsidRPr="00A946C4">
              <w:rPr>
                <w:rFonts w:eastAsia="Times New Roman"/>
                <w:sz w:val="20"/>
                <w:szCs w:val="20"/>
              </w:rPr>
              <w:t>Scenario 2</w:t>
            </w:r>
            <w:r w:rsidR="005A3860" w:rsidRPr="00A946C4">
              <w:rPr>
                <w:sz w:val="20"/>
                <w:szCs w:val="20"/>
              </w:rPr>
              <w:t xml:space="preserve"> (full continuous strategy)</w:t>
            </w:r>
          </w:p>
        </w:tc>
        <w:tc>
          <w:tcPr>
            <w:tcW w:w="0" w:type="auto"/>
            <w:gridSpan w:val="3"/>
            <w:shd w:val="clear" w:color="auto" w:fill="FFFFFF"/>
            <w:tcMar>
              <w:top w:w="0" w:type="dxa"/>
              <w:left w:w="60" w:type="dxa"/>
              <w:bottom w:w="0" w:type="dxa"/>
              <w:right w:w="0" w:type="dxa"/>
            </w:tcMar>
            <w:vAlign w:val="center"/>
            <w:hideMark/>
          </w:tcPr>
          <w:p w14:paraId="15EF2D03" w14:textId="3A0B0092" w:rsidR="00404727" w:rsidRPr="00A946C4" w:rsidRDefault="00404727" w:rsidP="00404727">
            <w:pPr>
              <w:pStyle w:val="NoSpacing"/>
              <w:jc w:val="center"/>
              <w:rPr>
                <w:rFonts w:eastAsia="Times New Roman"/>
                <w:sz w:val="20"/>
                <w:szCs w:val="20"/>
              </w:rPr>
            </w:pPr>
            <w:r w:rsidRPr="00A946C4">
              <w:rPr>
                <w:rFonts w:eastAsia="Times New Roman"/>
                <w:sz w:val="20"/>
                <w:szCs w:val="20"/>
              </w:rPr>
              <w:t>Scenario 3</w:t>
            </w:r>
            <w:r w:rsidR="005A3860" w:rsidRPr="00A946C4">
              <w:rPr>
                <w:sz w:val="20"/>
                <w:szCs w:val="20"/>
              </w:rPr>
              <w:t xml:space="preserve"> (continuous between mass campaigns)</w:t>
            </w:r>
          </w:p>
        </w:tc>
      </w:tr>
      <w:tr w:rsidR="005A3860" w:rsidRPr="00404727" w14:paraId="642C7A92" w14:textId="77777777" w:rsidTr="00404727">
        <w:trPr>
          <w:tblHeader/>
          <w:jc w:val="center"/>
        </w:trPr>
        <w:tc>
          <w:tcPr>
            <w:tcW w:w="0" w:type="auto"/>
            <w:vMerge/>
            <w:tcBorders>
              <w:left w:val="nil"/>
              <w:right w:val="nil"/>
            </w:tcBorders>
            <w:shd w:val="clear" w:color="auto" w:fill="FFFFFF"/>
            <w:vAlign w:val="center"/>
            <w:hideMark/>
          </w:tcPr>
          <w:p w14:paraId="41F85634" w14:textId="77777777" w:rsidR="00404727" w:rsidRPr="00A946C4" w:rsidRDefault="00404727" w:rsidP="00404727">
            <w:pPr>
              <w:pStyle w:val="NoSpacing"/>
              <w:rPr>
                <w:rFonts w:eastAsia="Times New Roman"/>
                <w:sz w:val="20"/>
                <w:szCs w:val="20"/>
              </w:rPr>
            </w:pPr>
          </w:p>
        </w:tc>
        <w:tc>
          <w:tcPr>
            <w:tcW w:w="0" w:type="auto"/>
            <w:tcBorders>
              <w:left w:val="nil"/>
              <w:right w:val="nil"/>
            </w:tcBorders>
            <w:shd w:val="clear" w:color="auto" w:fill="FFFFFF"/>
            <w:tcMar>
              <w:top w:w="75" w:type="dxa"/>
              <w:left w:w="75" w:type="dxa"/>
              <w:bottom w:w="90" w:type="dxa"/>
              <w:right w:w="75" w:type="dxa"/>
            </w:tcMar>
            <w:vAlign w:val="bottom"/>
            <w:hideMark/>
          </w:tcPr>
          <w:p w14:paraId="6F0FD684"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70%</w:t>
            </w:r>
          </w:p>
        </w:tc>
        <w:tc>
          <w:tcPr>
            <w:tcW w:w="0" w:type="auto"/>
            <w:tcBorders>
              <w:left w:val="nil"/>
              <w:right w:val="nil"/>
            </w:tcBorders>
            <w:shd w:val="clear" w:color="auto" w:fill="FFFFFF"/>
            <w:tcMar>
              <w:top w:w="75" w:type="dxa"/>
              <w:left w:w="75" w:type="dxa"/>
              <w:bottom w:w="90" w:type="dxa"/>
              <w:right w:w="75" w:type="dxa"/>
            </w:tcMar>
            <w:vAlign w:val="bottom"/>
            <w:hideMark/>
          </w:tcPr>
          <w:p w14:paraId="4DA566AF"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80%</w:t>
            </w:r>
          </w:p>
        </w:tc>
        <w:tc>
          <w:tcPr>
            <w:tcW w:w="0" w:type="auto"/>
            <w:tcBorders>
              <w:left w:val="nil"/>
              <w:right w:val="nil"/>
            </w:tcBorders>
            <w:shd w:val="clear" w:color="auto" w:fill="FFFFFF"/>
            <w:tcMar>
              <w:top w:w="75" w:type="dxa"/>
              <w:left w:w="75" w:type="dxa"/>
              <w:bottom w:w="90" w:type="dxa"/>
              <w:right w:w="75" w:type="dxa"/>
            </w:tcMar>
            <w:vAlign w:val="bottom"/>
            <w:hideMark/>
          </w:tcPr>
          <w:p w14:paraId="5D613498"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90%</w:t>
            </w:r>
          </w:p>
        </w:tc>
        <w:tc>
          <w:tcPr>
            <w:tcW w:w="0" w:type="auto"/>
            <w:tcBorders>
              <w:left w:val="nil"/>
              <w:right w:val="nil"/>
            </w:tcBorders>
            <w:shd w:val="clear" w:color="auto" w:fill="FFFFFF"/>
            <w:tcMar>
              <w:top w:w="75" w:type="dxa"/>
              <w:left w:w="75" w:type="dxa"/>
              <w:bottom w:w="90" w:type="dxa"/>
              <w:right w:w="75" w:type="dxa"/>
            </w:tcMar>
            <w:vAlign w:val="bottom"/>
            <w:hideMark/>
          </w:tcPr>
          <w:p w14:paraId="752B9012"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70%</w:t>
            </w:r>
          </w:p>
        </w:tc>
        <w:tc>
          <w:tcPr>
            <w:tcW w:w="0" w:type="auto"/>
            <w:tcBorders>
              <w:left w:val="nil"/>
              <w:right w:val="nil"/>
            </w:tcBorders>
            <w:shd w:val="clear" w:color="auto" w:fill="FFFFFF"/>
            <w:tcMar>
              <w:top w:w="75" w:type="dxa"/>
              <w:left w:w="75" w:type="dxa"/>
              <w:bottom w:w="90" w:type="dxa"/>
              <w:right w:w="75" w:type="dxa"/>
            </w:tcMar>
            <w:vAlign w:val="bottom"/>
            <w:hideMark/>
          </w:tcPr>
          <w:p w14:paraId="2342EF1D"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80%</w:t>
            </w:r>
          </w:p>
        </w:tc>
        <w:tc>
          <w:tcPr>
            <w:tcW w:w="0" w:type="auto"/>
            <w:tcBorders>
              <w:left w:val="nil"/>
              <w:right w:val="nil"/>
            </w:tcBorders>
            <w:shd w:val="clear" w:color="auto" w:fill="FFFFFF"/>
            <w:tcMar>
              <w:top w:w="75" w:type="dxa"/>
              <w:left w:w="75" w:type="dxa"/>
              <w:bottom w:w="90" w:type="dxa"/>
              <w:right w:w="75" w:type="dxa"/>
            </w:tcMar>
            <w:vAlign w:val="bottom"/>
            <w:hideMark/>
          </w:tcPr>
          <w:p w14:paraId="59DBE6A7"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90%</w:t>
            </w:r>
          </w:p>
        </w:tc>
      </w:tr>
      <w:tr w:rsidR="005A3860" w:rsidRPr="00404727" w14:paraId="66D879B5"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9670E14" w14:textId="77777777" w:rsidR="00404727" w:rsidRPr="00A946C4" w:rsidRDefault="00404727" w:rsidP="00404727">
            <w:pPr>
              <w:pStyle w:val="NoSpacing"/>
              <w:rPr>
                <w:rFonts w:eastAsia="Times New Roman"/>
                <w:sz w:val="20"/>
                <w:szCs w:val="20"/>
              </w:rPr>
            </w:pPr>
            <w:commentRangeStart w:id="26"/>
            <w:r w:rsidRPr="00A946C4">
              <w:rPr>
                <w:rFonts w:eastAsia="Times New Roman"/>
                <w:sz w:val="20"/>
                <w:szCs w:val="20"/>
              </w:rPr>
              <w:t>AO</w:t>
            </w:r>
            <w:commentRangeEnd w:id="26"/>
            <w:r w:rsidR="00A946C4">
              <w:rPr>
                <w:rStyle w:val="CommentReference"/>
              </w:rPr>
              <w:commentReference w:id="26"/>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193E358"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18564C9"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30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578473D" w14:textId="77777777" w:rsidR="00404727" w:rsidRPr="00A946C4" w:rsidRDefault="00404727" w:rsidP="00404727">
            <w:pPr>
              <w:pStyle w:val="NoSpacing"/>
              <w:jc w:val="center"/>
              <w:rPr>
                <w:rFonts w:eastAsia="Times New Roman"/>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251CF4B"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78A4BCE"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F8B1CB1" w14:textId="77777777" w:rsidR="00404727" w:rsidRPr="00A946C4" w:rsidRDefault="00404727" w:rsidP="00404727">
            <w:pPr>
              <w:pStyle w:val="NoSpacing"/>
              <w:jc w:val="center"/>
              <w:rPr>
                <w:rFonts w:eastAsia="Times New Roman"/>
                <w:sz w:val="20"/>
                <w:szCs w:val="20"/>
              </w:rPr>
            </w:pPr>
          </w:p>
        </w:tc>
      </w:tr>
      <w:tr w:rsidR="005A3860" w:rsidRPr="00404727" w14:paraId="7DBB54AB"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9C1F291" w14:textId="77777777" w:rsidR="00404727" w:rsidRPr="00A946C4" w:rsidRDefault="00404727" w:rsidP="00404727">
            <w:pPr>
              <w:pStyle w:val="NoSpacing"/>
              <w:rPr>
                <w:rFonts w:eastAsia="Times New Roman"/>
                <w:sz w:val="20"/>
                <w:szCs w:val="20"/>
              </w:rPr>
            </w:pPr>
            <w:r w:rsidRPr="00A946C4">
              <w:rPr>
                <w:rFonts w:eastAsia="Times New Roman"/>
                <w:sz w:val="20"/>
                <w:szCs w:val="20"/>
              </w:rPr>
              <w:t>BF</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0836809"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C3B066D"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F723F51" w14:textId="77777777" w:rsidR="00404727" w:rsidRPr="00A946C4" w:rsidRDefault="00404727" w:rsidP="00404727">
            <w:pPr>
              <w:pStyle w:val="NoSpacing"/>
              <w:jc w:val="center"/>
              <w:rPr>
                <w:rFonts w:eastAsia="Times New Roman"/>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CF3D759"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19951C3"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1E29D5A"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28</w:t>
            </w:r>
          </w:p>
        </w:tc>
      </w:tr>
      <w:tr w:rsidR="005A3860" w:rsidRPr="00404727" w14:paraId="18E15942"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6AC0F32" w14:textId="77777777" w:rsidR="00404727" w:rsidRPr="00A946C4" w:rsidRDefault="00404727" w:rsidP="00404727">
            <w:pPr>
              <w:pStyle w:val="NoSpacing"/>
              <w:rPr>
                <w:rFonts w:eastAsia="Times New Roman"/>
                <w:sz w:val="20"/>
                <w:szCs w:val="20"/>
              </w:rPr>
            </w:pPr>
            <w:r w:rsidRPr="00A946C4">
              <w:rPr>
                <w:rFonts w:eastAsia="Times New Roman"/>
                <w:sz w:val="20"/>
                <w:szCs w:val="20"/>
              </w:rPr>
              <w:t>BI</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1CFBA5E"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92D93BE"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489D9EE" w14:textId="77777777" w:rsidR="00404727" w:rsidRPr="00A946C4" w:rsidRDefault="00404727" w:rsidP="00404727">
            <w:pPr>
              <w:pStyle w:val="NoSpacing"/>
              <w:jc w:val="center"/>
              <w:rPr>
                <w:rFonts w:eastAsia="Times New Roman"/>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77A6DAF"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ECE8D78"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5160597"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26</w:t>
            </w:r>
          </w:p>
        </w:tc>
      </w:tr>
      <w:tr w:rsidR="005A3860" w:rsidRPr="00404727" w14:paraId="442A08C7"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82A05EE" w14:textId="77777777" w:rsidR="00404727" w:rsidRPr="00A946C4" w:rsidRDefault="00404727" w:rsidP="00404727">
            <w:pPr>
              <w:pStyle w:val="NoSpacing"/>
              <w:rPr>
                <w:rFonts w:eastAsia="Times New Roman"/>
                <w:sz w:val="20"/>
                <w:szCs w:val="20"/>
              </w:rPr>
            </w:pPr>
            <w:r w:rsidRPr="00A946C4">
              <w:rPr>
                <w:rFonts w:eastAsia="Times New Roman"/>
                <w:sz w:val="20"/>
                <w:szCs w:val="20"/>
              </w:rPr>
              <w:t>BJ</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F3243D8"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6617AC7" w14:textId="77777777" w:rsidR="00404727" w:rsidRPr="00A946C4" w:rsidRDefault="00404727" w:rsidP="00404727">
            <w:pPr>
              <w:pStyle w:val="NoSpacing"/>
              <w:jc w:val="center"/>
              <w:rPr>
                <w:rFonts w:eastAsia="Times New Roman"/>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4AFFECE" w14:textId="77777777" w:rsidR="00404727" w:rsidRPr="00A946C4" w:rsidRDefault="00404727" w:rsidP="00404727">
            <w:pPr>
              <w:pStyle w:val="NoSpacing"/>
              <w:jc w:val="center"/>
              <w:rPr>
                <w:rFonts w:ascii="Times New Roman" w:eastAsia="Times New Roman" w:hAnsi="Times New Roman"/>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ECF0EDC"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879E895"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30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7DC9417" w14:textId="77777777" w:rsidR="00404727" w:rsidRPr="00A946C4" w:rsidRDefault="00404727" w:rsidP="00404727">
            <w:pPr>
              <w:pStyle w:val="NoSpacing"/>
              <w:jc w:val="center"/>
              <w:rPr>
                <w:rFonts w:eastAsia="Times New Roman"/>
                <w:sz w:val="20"/>
                <w:szCs w:val="20"/>
              </w:rPr>
            </w:pPr>
          </w:p>
        </w:tc>
      </w:tr>
      <w:tr w:rsidR="005A3860" w:rsidRPr="00404727" w14:paraId="7BE4AFC6"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B9F8CA4" w14:textId="77777777" w:rsidR="00404727" w:rsidRPr="00A946C4" w:rsidRDefault="00404727" w:rsidP="00404727">
            <w:pPr>
              <w:pStyle w:val="NoSpacing"/>
              <w:rPr>
                <w:rFonts w:eastAsia="Times New Roman"/>
                <w:sz w:val="20"/>
                <w:szCs w:val="20"/>
              </w:rPr>
            </w:pPr>
            <w:r w:rsidRPr="00A946C4">
              <w:rPr>
                <w:rFonts w:eastAsia="Times New Roman"/>
                <w:sz w:val="20"/>
                <w:szCs w:val="20"/>
              </w:rPr>
              <w:t>CD</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2E33AF5"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2599880"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23C5BFC" w14:textId="77777777" w:rsidR="00404727" w:rsidRPr="00A946C4" w:rsidRDefault="00404727" w:rsidP="00404727">
            <w:pPr>
              <w:pStyle w:val="NoSpacing"/>
              <w:jc w:val="center"/>
              <w:rPr>
                <w:rFonts w:eastAsia="Times New Roman"/>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0A1CB8F"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A0AEDEA"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055EFFF"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28</w:t>
            </w:r>
          </w:p>
        </w:tc>
      </w:tr>
      <w:tr w:rsidR="005A3860" w:rsidRPr="00404727" w14:paraId="06C5300C"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F382A3B" w14:textId="77777777" w:rsidR="00404727" w:rsidRPr="00A946C4" w:rsidRDefault="00404727" w:rsidP="00404727">
            <w:pPr>
              <w:pStyle w:val="NoSpacing"/>
              <w:rPr>
                <w:rFonts w:eastAsia="Times New Roman"/>
                <w:sz w:val="20"/>
                <w:szCs w:val="20"/>
              </w:rPr>
            </w:pPr>
            <w:r w:rsidRPr="00A946C4">
              <w:rPr>
                <w:rFonts w:eastAsia="Times New Roman"/>
                <w:sz w:val="20"/>
                <w:szCs w:val="20"/>
              </w:rPr>
              <w:t>CF</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8B8DF7D"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762B83E"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14309D9"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3DDB62E"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BA2CF37"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FF435E9"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22</w:t>
            </w:r>
          </w:p>
        </w:tc>
      </w:tr>
      <w:tr w:rsidR="005A3860" w:rsidRPr="00404727" w14:paraId="31DD6193"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5D0EE56" w14:textId="77777777" w:rsidR="00404727" w:rsidRPr="00A946C4" w:rsidRDefault="00404727" w:rsidP="00404727">
            <w:pPr>
              <w:pStyle w:val="NoSpacing"/>
              <w:rPr>
                <w:rFonts w:eastAsia="Times New Roman"/>
                <w:sz w:val="20"/>
                <w:szCs w:val="20"/>
              </w:rPr>
            </w:pPr>
            <w:r w:rsidRPr="00A946C4">
              <w:rPr>
                <w:rFonts w:eastAsia="Times New Roman"/>
                <w:sz w:val="20"/>
                <w:szCs w:val="20"/>
              </w:rPr>
              <w:t>CG</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B543900"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91B9415"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20CD6BA"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1966308"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161EBFE"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4A7510E"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11</w:t>
            </w:r>
          </w:p>
        </w:tc>
      </w:tr>
      <w:tr w:rsidR="005A3860" w:rsidRPr="00404727" w14:paraId="3794D007"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4F515ED" w14:textId="77777777" w:rsidR="00404727" w:rsidRPr="00A946C4" w:rsidRDefault="00404727" w:rsidP="00404727">
            <w:pPr>
              <w:pStyle w:val="NoSpacing"/>
              <w:rPr>
                <w:rFonts w:eastAsia="Times New Roman"/>
                <w:sz w:val="20"/>
                <w:szCs w:val="20"/>
              </w:rPr>
            </w:pPr>
            <w:r w:rsidRPr="00A946C4">
              <w:rPr>
                <w:rFonts w:eastAsia="Times New Roman"/>
                <w:sz w:val="20"/>
                <w:szCs w:val="20"/>
              </w:rPr>
              <w:t>CI</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956F08E"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75727B1"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59A7C4E"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30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29F8F5C"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E4B79CA"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08C0B28"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26</w:t>
            </w:r>
          </w:p>
        </w:tc>
      </w:tr>
      <w:tr w:rsidR="005A3860" w:rsidRPr="00404727" w14:paraId="05D566FD"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2FD75DB" w14:textId="77777777" w:rsidR="00404727" w:rsidRPr="00A946C4" w:rsidRDefault="00404727" w:rsidP="00404727">
            <w:pPr>
              <w:pStyle w:val="NoSpacing"/>
              <w:rPr>
                <w:rFonts w:eastAsia="Times New Roman"/>
                <w:sz w:val="20"/>
                <w:szCs w:val="20"/>
              </w:rPr>
            </w:pPr>
            <w:r w:rsidRPr="00A946C4">
              <w:rPr>
                <w:rFonts w:eastAsia="Times New Roman"/>
                <w:sz w:val="20"/>
                <w:szCs w:val="20"/>
              </w:rPr>
              <w:lastRenderedPageBreak/>
              <w:t>CM</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09F402E"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86DF495"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D4CEA18"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ABD7F1F" w14:textId="77777777" w:rsidR="00404727" w:rsidRPr="00A946C4" w:rsidRDefault="00404727" w:rsidP="00404727">
            <w:pPr>
              <w:pStyle w:val="NoSpacing"/>
              <w:jc w:val="center"/>
              <w:rPr>
                <w:rFonts w:eastAsia="Times New Roman"/>
                <w:sz w:val="20"/>
                <w:szCs w:val="20"/>
              </w:rPr>
            </w:pPr>
            <w:commentRangeStart w:id="27"/>
            <w:r w:rsidRPr="00A946C4">
              <w:rPr>
                <w:rFonts w:eastAsia="Times New Roman"/>
                <w:sz w:val="20"/>
                <w:szCs w:val="20"/>
              </w:rPr>
              <w:t>7</w:t>
            </w:r>
            <w:commentRangeEnd w:id="27"/>
            <w:r w:rsidR="001C3BCA">
              <w:rPr>
                <w:rStyle w:val="CommentReference"/>
              </w:rPr>
              <w:commentReference w:id="27"/>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2C2B164"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21BF6BD"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r>
      <w:tr w:rsidR="005A3860" w:rsidRPr="00404727" w14:paraId="48200A11"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6DCB678" w14:textId="77777777" w:rsidR="00404727" w:rsidRPr="00A946C4" w:rsidRDefault="00404727" w:rsidP="00404727">
            <w:pPr>
              <w:pStyle w:val="NoSpacing"/>
              <w:rPr>
                <w:rFonts w:eastAsia="Times New Roman"/>
                <w:sz w:val="20"/>
                <w:szCs w:val="20"/>
              </w:rPr>
            </w:pPr>
            <w:r w:rsidRPr="00A946C4">
              <w:rPr>
                <w:rFonts w:eastAsia="Times New Roman"/>
                <w:sz w:val="20"/>
                <w:szCs w:val="20"/>
              </w:rPr>
              <w:t>DJ</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C510581"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B4D05C6" w14:textId="77777777" w:rsidR="00404727" w:rsidRPr="00A946C4" w:rsidRDefault="00404727" w:rsidP="00404727">
            <w:pPr>
              <w:pStyle w:val="NoSpacing"/>
              <w:jc w:val="center"/>
              <w:rPr>
                <w:rFonts w:eastAsia="Times New Roman"/>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4E34397" w14:textId="77777777" w:rsidR="00404727" w:rsidRPr="00A946C4" w:rsidRDefault="00404727" w:rsidP="00404727">
            <w:pPr>
              <w:pStyle w:val="NoSpacing"/>
              <w:jc w:val="center"/>
              <w:rPr>
                <w:rFonts w:ascii="Times New Roman" w:eastAsia="Times New Roman" w:hAnsi="Times New Roman"/>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DA4B659"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2F43A89"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E76A18B" w14:textId="77777777" w:rsidR="00404727" w:rsidRPr="00A946C4" w:rsidRDefault="00404727" w:rsidP="00404727">
            <w:pPr>
              <w:pStyle w:val="NoSpacing"/>
              <w:jc w:val="center"/>
              <w:rPr>
                <w:rFonts w:eastAsia="Times New Roman"/>
                <w:sz w:val="20"/>
                <w:szCs w:val="20"/>
              </w:rPr>
            </w:pPr>
          </w:p>
        </w:tc>
      </w:tr>
      <w:tr w:rsidR="005A3860" w:rsidRPr="00404727" w14:paraId="28A0E739"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02F0D57" w14:textId="77777777" w:rsidR="00404727" w:rsidRPr="00A946C4" w:rsidRDefault="00404727" w:rsidP="00404727">
            <w:pPr>
              <w:pStyle w:val="NoSpacing"/>
              <w:rPr>
                <w:rFonts w:eastAsia="Times New Roman"/>
                <w:sz w:val="20"/>
                <w:szCs w:val="20"/>
              </w:rPr>
            </w:pPr>
            <w:r w:rsidRPr="00A946C4">
              <w:rPr>
                <w:rFonts w:eastAsia="Times New Roman"/>
                <w:sz w:val="20"/>
                <w:szCs w:val="20"/>
              </w:rPr>
              <w:t>ER</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81F69F1"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8302A40"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AD1C214"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C0F3129"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DDDDF10"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3C35BAD"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10</w:t>
            </w:r>
          </w:p>
        </w:tc>
      </w:tr>
      <w:tr w:rsidR="005A3860" w:rsidRPr="00404727" w14:paraId="59A761BA"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FD3346C" w14:textId="77777777" w:rsidR="00404727" w:rsidRPr="00A946C4" w:rsidRDefault="00404727" w:rsidP="00404727">
            <w:pPr>
              <w:pStyle w:val="NoSpacing"/>
              <w:rPr>
                <w:rFonts w:eastAsia="Times New Roman"/>
                <w:sz w:val="20"/>
                <w:szCs w:val="20"/>
              </w:rPr>
            </w:pPr>
            <w:r w:rsidRPr="00A946C4">
              <w:rPr>
                <w:rFonts w:eastAsia="Times New Roman"/>
                <w:sz w:val="20"/>
                <w:szCs w:val="20"/>
              </w:rPr>
              <w:t>ET</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48EEE59"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A5AA161"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1EDBFEF" w14:textId="77777777" w:rsidR="00404727" w:rsidRPr="00A946C4" w:rsidRDefault="00404727" w:rsidP="00404727">
            <w:pPr>
              <w:pStyle w:val="NoSpacing"/>
              <w:jc w:val="center"/>
              <w:rPr>
                <w:rFonts w:eastAsia="Times New Roman"/>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8E9086B"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EF4CD7B"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07BD500"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30</w:t>
            </w:r>
          </w:p>
        </w:tc>
      </w:tr>
      <w:tr w:rsidR="005A3860" w:rsidRPr="00404727" w14:paraId="5056D273"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55CF8D0" w14:textId="77777777" w:rsidR="00404727" w:rsidRPr="00A946C4" w:rsidRDefault="00404727" w:rsidP="00404727">
            <w:pPr>
              <w:pStyle w:val="NoSpacing"/>
              <w:rPr>
                <w:rFonts w:eastAsia="Times New Roman"/>
                <w:sz w:val="20"/>
                <w:szCs w:val="20"/>
              </w:rPr>
            </w:pPr>
            <w:r w:rsidRPr="00A946C4">
              <w:rPr>
                <w:rFonts w:eastAsia="Times New Roman"/>
                <w:sz w:val="20"/>
                <w:szCs w:val="20"/>
              </w:rPr>
              <w:t>GA</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AC1E7AD"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BE1C6D1"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F951A23"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618A53B"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A878D4B"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D444D50"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8</w:t>
            </w:r>
          </w:p>
        </w:tc>
      </w:tr>
      <w:tr w:rsidR="005A3860" w:rsidRPr="00404727" w14:paraId="30B3F1FB"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DD45E32" w14:textId="77777777" w:rsidR="00404727" w:rsidRPr="00A946C4" w:rsidRDefault="00404727" w:rsidP="00404727">
            <w:pPr>
              <w:pStyle w:val="NoSpacing"/>
              <w:rPr>
                <w:rFonts w:eastAsia="Times New Roman"/>
                <w:sz w:val="20"/>
                <w:szCs w:val="20"/>
              </w:rPr>
            </w:pPr>
            <w:r w:rsidRPr="00A946C4">
              <w:rPr>
                <w:rFonts w:eastAsia="Times New Roman"/>
                <w:sz w:val="20"/>
                <w:szCs w:val="20"/>
              </w:rPr>
              <w:t>GH</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72E6487"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9D36A01"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E9695D6"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1FEF4AF"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CFD8B0D"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5CC7BBE"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24</w:t>
            </w:r>
          </w:p>
        </w:tc>
      </w:tr>
      <w:tr w:rsidR="005A3860" w:rsidRPr="00404727" w14:paraId="1F9B618F"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256E861" w14:textId="77777777" w:rsidR="00404727" w:rsidRPr="00A946C4" w:rsidRDefault="00404727" w:rsidP="00404727">
            <w:pPr>
              <w:pStyle w:val="NoSpacing"/>
              <w:rPr>
                <w:rFonts w:eastAsia="Times New Roman"/>
                <w:sz w:val="20"/>
                <w:szCs w:val="20"/>
              </w:rPr>
            </w:pPr>
            <w:r w:rsidRPr="00A946C4">
              <w:rPr>
                <w:rFonts w:eastAsia="Times New Roman"/>
                <w:sz w:val="20"/>
                <w:szCs w:val="20"/>
              </w:rPr>
              <w:t>GM</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B1D7B92"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51A81EF"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4F77BE7" w14:textId="77777777" w:rsidR="00404727" w:rsidRPr="00A946C4" w:rsidRDefault="00404727" w:rsidP="00404727">
            <w:pPr>
              <w:pStyle w:val="NoSpacing"/>
              <w:jc w:val="center"/>
              <w:rPr>
                <w:rFonts w:eastAsia="Times New Roman"/>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5590ABD"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3FDA285"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4508217"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27</w:t>
            </w:r>
          </w:p>
        </w:tc>
      </w:tr>
      <w:tr w:rsidR="005A3860" w:rsidRPr="00404727" w14:paraId="3AA71DF9"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6FA5D14" w14:textId="77777777" w:rsidR="00404727" w:rsidRPr="00A946C4" w:rsidRDefault="00404727" w:rsidP="00404727">
            <w:pPr>
              <w:pStyle w:val="NoSpacing"/>
              <w:rPr>
                <w:rFonts w:eastAsia="Times New Roman"/>
                <w:sz w:val="20"/>
                <w:szCs w:val="20"/>
              </w:rPr>
            </w:pPr>
            <w:r w:rsidRPr="00A946C4">
              <w:rPr>
                <w:rFonts w:eastAsia="Times New Roman"/>
                <w:sz w:val="20"/>
                <w:szCs w:val="20"/>
              </w:rPr>
              <w:t>GN</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DD18F98"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B7EB76D"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74F9827" w14:textId="77777777" w:rsidR="00404727" w:rsidRPr="00A946C4" w:rsidRDefault="00404727" w:rsidP="00404727">
            <w:pPr>
              <w:pStyle w:val="NoSpacing"/>
              <w:jc w:val="center"/>
              <w:rPr>
                <w:rFonts w:eastAsia="Times New Roman"/>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38CFBE9"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2A9217E"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D769E64"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30</w:t>
            </w:r>
          </w:p>
        </w:tc>
      </w:tr>
      <w:tr w:rsidR="005A3860" w:rsidRPr="00404727" w14:paraId="0B467D0D"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835BA6A" w14:textId="77777777" w:rsidR="00404727" w:rsidRPr="00A946C4" w:rsidRDefault="00404727" w:rsidP="00404727">
            <w:pPr>
              <w:pStyle w:val="NoSpacing"/>
              <w:rPr>
                <w:rFonts w:eastAsia="Times New Roman"/>
                <w:sz w:val="20"/>
                <w:szCs w:val="20"/>
              </w:rPr>
            </w:pPr>
            <w:r w:rsidRPr="00A946C4">
              <w:rPr>
                <w:rFonts w:eastAsia="Times New Roman"/>
                <w:sz w:val="20"/>
                <w:szCs w:val="20"/>
              </w:rPr>
              <w:t>GQ</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03D5000"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B32BB29"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442DF59"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47F3E30"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0817DCB" w14:textId="77777777" w:rsidR="00404727" w:rsidRPr="00A946C4" w:rsidRDefault="00404727" w:rsidP="00404727">
            <w:pPr>
              <w:pStyle w:val="NoSpacing"/>
              <w:jc w:val="center"/>
              <w:rPr>
                <w:rFonts w:eastAsia="Times New Roman"/>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2C3C416"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r>
      <w:tr w:rsidR="005A3860" w:rsidRPr="00404727" w14:paraId="21AFE05D"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A381545" w14:textId="77777777" w:rsidR="00404727" w:rsidRPr="00A946C4" w:rsidRDefault="00404727" w:rsidP="00404727">
            <w:pPr>
              <w:pStyle w:val="NoSpacing"/>
              <w:rPr>
                <w:rFonts w:eastAsia="Times New Roman"/>
                <w:sz w:val="20"/>
                <w:szCs w:val="20"/>
              </w:rPr>
            </w:pPr>
            <w:r w:rsidRPr="00A946C4">
              <w:rPr>
                <w:rFonts w:eastAsia="Times New Roman"/>
                <w:sz w:val="20"/>
                <w:szCs w:val="20"/>
              </w:rPr>
              <w:t>GW</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494BEB9"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965A410"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B53C005" w14:textId="77777777" w:rsidR="00404727" w:rsidRPr="00A946C4" w:rsidRDefault="00404727" w:rsidP="00404727">
            <w:pPr>
              <w:pStyle w:val="NoSpacing"/>
              <w:jc w:val="center"/>
              <w:rPr>
                <w:rFonts w:eastAsia="Times New Roman"/>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6FA613A"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E70A6A4"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2B5C0BC"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29</w:t>
            </w:r>
          </w:p>
        </w:tc>
      </w:tr>
      <w:tr w:rsidR="005A3860" w:rsidRPr="00404727" w14:paraId="23575896"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33F111F" w14:textId="77777777" w:rsidR="00404727" w:rsidRPr="00A946C4" w:rsidRDefault="00404727" w:rsidP="00404727">
            <w:pPr>
              <w:pStyle w:val="NoSpacing"/>
              <w:rPr>
                <w:rFonts w:eastAsia="Times New Roman"/>
                <w:sz w:val="20"/>
                <w:szCs w:val="20"/>
              </w:rPr>
            </w:pPr>
            <w:r w:rsidRPr="00A946C4">
              <w:rPr>
                <w:rFonts w:eastAsia="Times New Roman"/>
                <w:sz w:val="20"/>
                <w:szCs w:val="20"/>
              </w:rPr>
              <w:t>KE</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580BB16"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6961954"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756794C"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B77FA8E"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4D3D7ED"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E0F7DBC"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15</w:t>
            </w:r>
          </w:p>
        </w:tc>
      </w:tr>
      <w:tr w:rsidR="005A3860" w:rsidRPr="00404727" w14:paraId="28BE004B"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8EE2A50" w14:textId="77777777" w:rsidR="00404727" w:rsidRPr="00A946C4" w:rsidRDefault="00404727" w:rsidP="00404727">
            <w:pPr>
              <w:pStyle w:val="NoSpacing"/>
              <w:rPr>
                <w:rFonts w:eastAsia="Times New Roman"/>
                <w:sz w:val="20"/>
                <w:szCs w:val="20"/>
              </w:rPr>
            </w:pPr>
            <w:r w:rsidRPr="00A946C4">
              <w:rPr>
                <w:rFonts w:eastAsia="Times New Roman"/>
                <w:sz w:val="20"/>
                <w:szCs w:val="20"/>
              </w:rPr>
              <w:t>KM</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3DA2545"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2D47241"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B2FE535"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778E192"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372642D"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679C66D"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16</w:t>
            </w:r>
          </w:p>
        </w:tc>
      </w:tr>
      <w:tr w:rsidR="005A3860" w:rsidRPr="00404727" w14:paraId="3D389882"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C1DF5AB" w14:textId="77777777" w:rsidR="00404727" w:rsidRPr="00A946C4" w:rsidRDefault="00404727" w:rsidP="00404727">
            <w:pPr>
              <w:pStyle w:val="NoSpacing"/>
              <w:rPr>
                <w:rFonts w:eastAsia="Times New Roman"/>
                <w:sz w:val="20"/>
                <w:szCs w:val="20"/>
              </w:rPr>
            </w:pPr>
            <w:r w:rsidRPr="00A946C4">
              <w:rPr>
                <w:rFonts w:eastAsia="Times New Roman"/>
                <w:sz w:val="20"/>
                <w:szCs w:val="20"/>
              </w:rPr>
              <w:t>LR</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4667258"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93D6FEA" w14:textId="77777777" w:rsidR="00404727" w:rsidRPr="00A946C4" w:rsidRDefault="00404727" w:rsidP="00404727">
            <w:pPr>
              <w:pStyle w:val="NoSpacing"/>
              <w:jc w:val="center"/>
              <w:rPr>
                <w:rFonts w:eastAsia="Times New Roman"/>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4FB2499" w14:textId="77777777" w:rsidR="00404727" w:rsidRPr="00A946C4" w:rsidRDefault="00404727" w:rsidP="00404727">
            <w:pPr>
              <w:pStyle w:val="NoSpacing"/>
              <w:jc w:val="center"/>
              <w:rPr>
                <w:rFonts w:ascii="Times New Roman" w:eastAsia="Times New Roman" w:hAnsi="Times New Roman"/>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1B7CB17"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2F6EC1A"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5CC6481" w14:textId="77777777" w:rsidR="00404727" w:rsidRPr="00A946C4" w:rsidRDefault="00404727" w:rsidP="00404727">
            <w:pPr>
              <w:pStyle w:val="NoSpacing"/>
              <w:jc w:val="center"/>
              <w:rPr>
                <w:rFonts w:eastAsia="Times New Roman"/>
                <w:sz w:val="20"/>
                <w:szCs w:val="20"/>
              </w:rPr>
            </w:pPr>
          </w:p>
        </w:tc>
      </w:tr>
      <w:tr w:rsidR="005A3860" w:rsidRPr="00404727" w14:paraId="074330DC"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F3F7F94" w14:textId="77777777" w:rsidR="00404727" w:rsidRPr="00A946C4" w:rsidRDefault="00404727" w:rsidP="00404727">
            <w:pPr>
              <w:pStyle w:val="NoSpacing"/>
              <w:rPr>
                <w:rFonts w:eastAsia="Times New Roman"/>
                <w:sz w:val="20"/>
                <w:szCs w:val="20"/>
              </w:rPr>
            </w:pPr>
            <w:r w:rsidRPr="00A946C4">
              <w:rPr>
                <w:rFonts w:eastAsia="Times New Roman"/>
                <w:sz w:val="20"/>
                <w:szCs w:val="20"/>
              </w:rPr>
              <w:t>MG</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20E2E21"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50C67E6"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7FAE06F"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30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E80F93C"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4E656D3"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39DC95F"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27</w:t>
            </w:r>
          </w:p>
        </w:tc>
      </w:tr>
      <w:tr w:rsidR="005A3860" w:rsidRPr="00404727" w14:paraId="6CE1E1D9"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7B61867" w14:textId="77777777" w:rsidR="00404727" w:rsidRPr="00A946C4" w:rsidRDefault="00404727" w:rsidP="00404727">
            <w:pPr>
              <w:pStyle w:val="NoSpacing"/>
              <w:rPr>
                <w:rFonts w:eastAsia="Times New Roman"/>
                <w:sz w:val="20"/>
                <w:szCs w:val="20"/>
              </w:rPr>
            </w:pPr>
            <w:r w:rsidRPr="00A946C4">
              <w:rPr>
                <w:rFonts w:eastAsia="Times New Roman"/>
                <w:sz w:val="20"/>
                <w:szCs w:val="20"/>
              </w:rPr>
              <w:t>ML</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FD2EEE6"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A23D255"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B48EC7C"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7A51037"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26BC62D"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B9E8F07"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r>
      <w:tr w:rsidR="005A3860" w:rsidRPr="00404727" w14:paraId="24A75A5E"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0A227A9" w14:textId="77777777" w:rsidR="00404727" w:rsidRPr="00A946C4" w:rsidRDefault="00404727" w:rsidP="00404727">
            <w:pPr>
              <w:pStyle w:val="NoSpacing"/>
              <w:rPr>
                <w:rFonts w:eastAsia="Times New Roman"/>
                <w:sz w:val="20"/>
                <w:szCs w:val="20"/>
              </w:rPr>
            </w:pPr>
            <w:r w:rsidRPr="00A946C4">
              <w:rPr>
                <w:rFonts w:eastAsia="Times New Roman"/>
                <w:sz w:val="20"/>
                <w:szCs w:val="20"/>
              </w:rPr>
              <w:t>MR</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7D8528A"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0E3514D" w14:textId="77777777" w:rsidR="00404727" w:rsidRPr="00A946C4" w:rsidRDefault="00404727" w:rsidP="00404727">
            <w:pPr>
              <w:pStyle w:val="NoSpacing"/>
              <w:jc w:val="center"/>
              <w:rPr>
                <w:rFonts w:eastAsia="Times New Roman"/>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BB2B04B" w14:textId="77777777" w:rsidR="00404727" w:rsidRPr="00A946C4" w:rsidRDefault="00404727" w:rsidP="00404727">
            <w:pPr>
              <w:pStyle w:val="NoSpacing"/>
              <w:jc w:val="center"/>
              <w:rPr>
                <w:rFonts w:ascii="Times New Roman" w:eastAsia="Times New Roman" w:hAnsi="Times New Roman"/>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122055D"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1348BA4"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30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7DDD7A9" w14:textId="77777777" w:rsidR="00404727" w:rsidRPr="00A946C4" w:rsidRDefault="00404727" w:rsidP="00404727">
            <w:pPr>
              <w:pStyle w:val="NoSpacing"/>
              <w:jc w:val="center"/>
              <w:rPr>
                <w:rFonts w:eastAsia="Times New Roman"/>
                <w:sz w:val="20"/>
                <w:szCs w:val="20"/>
              </w:rPr>
            </w:pPr>
          </w:p>
        </w:tc>
      </w:tr>
      <w:tr w:rsidR="005A3860" w:rsidRPr="00404727" w14:paraId="1620BBF9"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342982C" w14:textId="77777777" w:rsidR="00404727" w:rsidRPr="00A946C4" w:rsidRDefault="00404727" w:rsidP="00404727">
            <w:pPr>
              <w:pStyle w:val="NoSpacing"/>
              <w:rPr>
                <w:rFonts w:eastAsia="Times New Roman"/>
                <w:sz w:val="20"/>
                <w:szCs w:val="20"/>
              </w:rPr>
            </w:pPr>
            <w:r w:rsidRPr="00A946C4">
              <w:rPr>
                <w:rFonts w:eastAsia="Times New Roman"/>
                <w:sz w:val="20"/>
                <w:szCs w:val="20"/>
              </w:rPr>
              <w:t>MW</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CD4A985"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57855D8"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4820321" w14:textId="77777777" w:rsidR="00404727" w:rsidRPr="00A946C4" w:rsidRDefault="00404727" w:rsidP="00404727">
            <w:pPr>
              <w:pStyle w:val="NoSpacing"/>
              <w:jc w:val="center"/>
              <w:rPr>
                <w:rFonts w:eastAsia="Times New Roman"/>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ABEE3A6"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8304F44"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05DB620"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30</w:t>
            </w:r>
          </w:p>
        </w:tc>
      </w:tr>
      <w:tr w:rsidR="005A3860" w:rsidRPr="00404727" w14:paraId="5368E54E"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0D80AD7" w14:textId="77777777" w:rsidR="00404727" w:rsidRPr="00A946C4" w:rsidRDefault="00404727" w:rsidP="00404727">
            <w:pPr>
              <w:pStyle w:val="NoSpacing"/>
              <w:rPr>
                <w:rFonts w:eastAsia="Times New Roman"/>
                <w:sz w:val="20"/>
                <w:szCs w:val="20"/>
              </w:rPr>
            </w:pPr>
            <w:r w:rsidRPr="00A946C4">
              <w:rPr>
                <w:rFonts w:eastAsia="Times New Roman"/>
                <w:sz w:val="20"/>
                <w:szCs w:val="20"/>
              </w:rPr>
              <w:t>MZ</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B24833D"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2CBB0A6"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B44AE7E" w14:textId="77777777" w:rsidR="00404727" w:rsidRPr="00A946C4" w:rsidRDefault="00404727" w:rsidP="00404727">
            <w:pPr>
              <w:pStyle w:val="NoSpacing"/>
              <w:jc w:val="center"/>
              <w:rPr>
                <w:rFonts w:eastAsia="Times New Roman"/>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4E6D79D"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6EA7296"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B3AA215"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30</w:t>
            </w:r>
          </w:p>
        </w:tc>
      </w:tr>
      <w:tr w:rsidR="005A3860" w:rsidRPr="00404727" w14:paraId="4EECDFDB"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A31CDD4" w14:textId="77777777" w:rsidR="00404727" w:rsidRPr="00A946C4" w:rsidRDefault="00404727" w:rsidP="00404727">
            <w:pPr>
              <w:pStyle w:val="NoSpacing"/>
              <w:rPr>
                <w:rFonts w:eastAsia="Times New Roman"/>
                <w:sz w:val="20"/>
                <w:szCs w:val="20"/>
              </w:rPr>
            </w:pPr>
            <w:r w:rsidRPr="00A946C4">
              <w:rPr>
                <w:rFonts w:eastAsia="Times New Roman"/>
                <w:sz w:val="20"/>
                <w:szCs w:val="20"/>
              </w:rPr>
              <w:t>NE</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3B23ED1"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820BB0E"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AB4EDD7"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A151E34"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734AD93"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AF39D78"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r>
      <w:tr w:rsidR="005A3860" w:rsidRPr="00404727" w14:paraId="07CD35C4"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054B789" w14:textId="77777777" w:rsidR="00404727" w:rsidRPr="00A946C4" w:rsidRDefault="00404727" w:rsidP="00404727">
            <w:pPr>
              <w:pStyle w:val="NoSpacing"/>
              <w:rPr>
                <w:rFonts w:eastAsia="Times New Roman"/>
                <w:sz w:val="20"/>
                <w:szCs w:val="20"/>
              </w:rPr>
            </w:pPr>
            <w:r w:rsidRPr="00A946C4">
              <w:rPr>
                <w:rFonts w:eastAsia="Times New Roman"/>
                <w:sz w:val="20"/>
                <w:szCs w:val="20"/>
              </w:rPr>
              <w:t>NG</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D1200F2"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6BB3F9F"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8848C68"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00B3CDD"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A2A9DE9"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FF8D340"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15</w:t>
            </w:r>
          </w:p>
        </w:tc>
      </w:tr>
      <w:tr w:rsidR="005A3860" w:rsidRPr="00404727" w14:paraId="7465C183"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69448E3" w14:textId="77777777" w:rsidR="00404727" w:rsidRPr="00A946C4" w:rsidRDefault="00404727" w:rsidP="00404727">
            <w:pPr>
              <w:pStyle w:val="NoSpacing"/>
              <w:rPr>
                <w:rFonts w:eastAsia="Times New Roman"/>
                <w:sz w:val="20"/>
                <w:szCs w:val="20"/>
              </w:rPr>
            </w:pPr>
            <w:r w:rsidRPr="00A946C4">
              <w:rPr>
                <w:rFonts w:eastAsia="Times New Roman"/>
                <w:sz w:val="20"/>
                <w:szCs w:val="20"/>
              </w:rPr>
              <w:t>RW</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1BD1E81"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F48263D"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DEFB0CC" w14:textId="77777777" w:rsidR="00404727" w:rsidRPr="00A946C4" w:rsidRDefault="00404727" w:rsidP="00404727">
            <w:pPr>
              <w:pStyle w:val="NoSpacing"/>
              <w:jc w:val="center"/>
              <w:rPr>
                <w:rFonts w:eastAsia="Times New Roman"/>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F5E7C9D"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6DF92A4"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A095DF2"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28</w:t>
            </w:r>
          </w:p>
        </w:tc>
      </w:tr>
      <w:tr w:rsidR="005A3860" w:rsidRPr="00404727" w14:paraId="2C0D9D58"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EBDAC0E" w14:textId="77777777" w:rsidR="00404727" w:rsidRPr="00A946C4" w:rsidRDefault="00404727" w:rsidP="00404727">
            <w:pPr>
              <w:pStyle w:val="NoSpacing"/>
              <w:rPr>
                <w:rFonts w:eastAsia="Times New Roman"/>
                <w:sz w:val="20"/>
                <w:szCs w:val="20"/>
              </w:rPr>
            </w:pPr>
            <w:r w:rsidRPr="00A946C4">
              <w:rPr>
                <w:rFonts w:eastAsia="Times New Roman"/>
                <w:sz w:val="20"/>
                <w:szCs w:val="20"/>
              </w:rPr>
              <w:t>SD</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D7EA3D3"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E5FB08B"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80484A3"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0612746"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A2C7BE7"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79A0DBB"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11</w:t>
            </w:r>
          </w:p>
        </w:tc>
      </w:tr>
      <w:tr w:rsidR="005A3860" w:rsidRPr="00404727" w14:paraId="007D6A5D"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15A0DB7" w14:textId="77777777" w:rsidR="00404727" w:rsidRPr="00A946C4" w:rsidRDefault="00404727" w:rsidP="00404727">
            <w:pPr>
              <w:pStyle w:val="NoSpacing"/>
              <w:rPr>
                <w:rFonts w:eastAsia="Times New Roman"/>
                <w:sz w:val="20"/>
                <w:szCs w:val="20"/>
              </w:rPr>
            </w:pPr>
            <w:r w:rsidRPr="00A946C4">
              <w:rPr>
                <w:rFonts w:eastAsia="Times New Roman"/>
                <w:sz w:val="20"/>
                <w:szCs w:val="20"/>
              </w:rPr>
              <w:lastRenderedPageBreak/>
              <w:t>SL</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6CCE9AB"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E2D03D6"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FF903DB" w14:textId="77777777" w:rsidR="00404727" w:rsidRPr="00A946C4" w:rsidRDefault="00404727" w:rsidP="00404727">
            <w:pPr>
              <w:pStyle w:val="NoSpacing"/>
              <w:jc w:val="center"/>
              <w:rPr>
                <w:rFonts w:eastAsia="Times New Roman"/>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F15BD99"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0179D02"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4EF041C"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30</w:t>
            </w:r>
          </w:p>
        </w:tc>
      </w:tr>
      <w:tr w:rsidR="005A3860" w:rsidRPr="00404727" w14:paraId="2DAAFE2B"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66617C6" w14:textId="77777777" w:rsidR="00404727" w:rsidRPr="00A946C4" w:rsidRDefault="00404727" w:rsidP="00404727">
            <w:pPr>
              <w:pStyle w:val="NoSpacing"/>
              <w:rPr>
                <w:rFonts w:eastAsia="Times New Roman"/>
                <w:sz w:val="20"/>
                <w:szCs w:val="20"/>
              </w:rPr>
            </w:pPr>
            <w:r w:rsidRPr="00A946C4">
              <w:rPr>
                <w:rFonts w:eastAsia="Times New Roman"/>
                <w:sz w:val="20"/>
                <w:szCs w:val="20"/>
              </w:rPr>
              <w:t>SN</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5AAE44A"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804DCA0"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D90B5C6" w14:textId="77777777" w:rsidR="00404727" w:rsidRPr="00A946C4" w:rsidRDefault="00404727" w:rsidP="00404727">
            <w:pPr>
              <w:pStyle w:val="NoSpacing"/>
              <w:jc w:val="center"/>
              <w:rPr>
                <w:rFonts w:eastAsia="Times New Roman"/>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39A49FE"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1155FAD"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C0457D9"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30</w:t>
            </w:r>
          </w:p>
        </w:tc>
      </w:tr>
      <w:tr w:rsidR="005A3860" w:rsidRPr="00404727" w14:paraId="315F7F8F"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3E58566" w14:textId="77777777" w:rsidR="00404727" w:rsidRPr="00A946C4" w:rsidRDefault="00404727" w:rsidP="00404727">
            <w:pPr>
              <w:pStyle w:val="NoSpacing"/>
              <w:rPr>
                <w:rFonts w:eastAsia="Times New Roman"/>
                <w:sz w:val="20"/>
                <w:szCs w:val="20"/>
              </w:rPr>
            </w:pPr>
            <w:r w:rsidRPr="00A946C4">
              <w:rPr>
                <w:rFonts w:eastAsia="Times New Roman"/>
                <w:sz w:val="20"/>
                <w:szCs w:val="20"/>
              </w:rPr>
              <w:t>SO</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73B625C"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C394820"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C90D242"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ADF17B4"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B9D1342"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3F88DAA"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14</w:t>
            </w:r>
          </w:p>
        </w:tc>
      </w:tr>
      <w:tr w:rsidR="005A3860" w:rsidRPr="00404727" w14:paraId="72D2F7C5"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7AD71C2" w14:textId="77777777" w:rsidR="00404727" w:rsidRPr="00A946C4" w:rsidRDefault="00404727" w:rsidP="00404727">
            <w:pPr>
              <w:pStyle w:val="NoSpacing"/>
              <w:rPr>
                <w:rFonts w:eastAsia="Times New Roman"/>
                <w:sz w:val="20"/>
                <w:szCs w:val="20"/>
              </w:rPr>
            </w:pPr>
            <w:r w:rsidRPr="00A946C4">
              <w:rPr>
                <w:rFonts w:eastAsia="Times New Roman"/>
                <w:sz w:val="20"/>
                <w:szCs w:val="20"/>
              </w:rPr>
              <w:t>SS</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3F1ED08"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31EFF4F" w14:textId="77777777" w:rsidR="00404727" w:rsidRPr="00A946C4" w:rsidRDefault="00404727" w:rsidP="00404727">
            <w:pPr>
              <w:pStyle w:val="NoSpacing"/>
              <w:jc w:val="center"/>
              <w:rPr>
                <w:rFonts w:eastAsia="Times New Roman"/>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7354468" w14:textId="77777777" w:rsidR="00404727" w:rsidRPr="00A946C4" w:rsidRDefault="00404727" w:rsidP="00404727">
            <w:pPr>
              <w:pStyle w:val="NoSpacing"/>
              <w:jc w:val="center"/>
              <w:rPr>
                <w:rFonts w:ascii="Times New Roman" w:eastAsia="Times New Roman" w:hAnsi="Times New Roman"/>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18E00ED"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FC6784F"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C02646A" w14:textId="77777777" w:rsidR="00404727" w:rsidRPr="00A946C4" w:rsidRDefault="00404727" w:rsidP="00404727">
            <w:pPr>
              <w:pStyle w:val="NoSpacing"/>
              <w:jc w:val="center"/>
              <w:rPr>
                <w:rFonts w:eastAsia="Times New Roman"/>
                <w:sz w:val="20"/>
                <w:szCs w:val="20"/>
              </w:rPr>
            </w:pPr>
          </w:p>
        </w:tc>
      </w:tr>
      <w:tr w:rsidR="005A3860" w:rsidRPr="00404727" w14:paraId="7CE8E5C1"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278226D" w14:textId="77777777" w:rsidR="00404727" w:rsidRPr="00A946C4" w:rsidRDefault="00404727" w:rsidP="00404727">
            <w:pPr>
              <w:pStyle w:val="NoSpacing"/>
              <w:rPr>
                <w:rFonts w:eastAsia="Times New Roman"/>
                <w:sz w:val="20"/>
                <w:szCs w:val="20"/>
              </w:rPr>
            </w:pPr>
            <w:r w:rsidRPr="00A946C4">
              <w:rPr>
                <w:rFonts w:eastAsia="Times New Roman"/>
                <w:sz w:val="20"/>
                <w:szCs w:val="20"/>
              </w:rPr>
              <w:t>TD</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5CD6BC3"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4AC1292" w14:textId="77777777" w:rsidR="00404727" w:rsidRPr="00A946C4" w:rsidRDefault="00404727" w:rsidP="00404727">
            <w:pPr>
              <w:pStyle w:val="NoSpacing"/>
              <w:jc w:val="center"/>
              <w:rPr>
                <w:rFonts w:eastAsia="Times New Roman"/>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8515942" w14:textId="77777777" w:rsidR="00404727" w:rsidRPr="00A946C4" w:rsidRDefault="00404727" w:rsidP="00404727">
            <w:pPr>
              <w:pStyle w:val="NoSpacing"/>
              <w:jc w:val="center"/>
              <w:rPr>
                <w:rFonts w:ascii="Times New Roman" w:eastAsia="Times New Roman" w:hAnsi="Times New Roman"/>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3DA1A3C"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12D40CC"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01B9326" w14:textId="77777777" w:rsidR="00404727" w:rsidRPr="00A946C4" w:rsidRDefault="00404727" w:rsidP="00404727">
            <w:pPr>
              <w:pStyle w:val="NoSpacing"/>
              <w:jc w:val="center"/>
              <w:rPr>
                <w:rFonts w:eastAsia="Times New Roman"/>
                <w:sz w:val="20"/>
                <w:szCs w:val="20"/>
              </w:rPr>
            </w:pPr>
          </w:p>
        </w:tc>
      </w:tr>
      <w:tr w:rsidR="005A3860" w:rsidRPr="00404727" w14:paraId="58AC4A5B"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DC31753" w14:textId="77777777" w:rsidR="00404727" w:rsidRPr="00A946C4" w:rsidRDefault="00404727" w:rsidP="00404727">
            <w:pPr>
              <w:pStyle w:val="NoSpacing"/>
              <w:rPr>
                <w:rFonts w:eastAsia="Times New Roman"/>
                <w:sz w:val="20"/>
                <w:szCs w:val="20"/>
              </w:rPr>
            </w:pPr>
            <w:r w:rsidRPr="00A946C4">
              <w:rPr>
                <w:rFonts w:eastAsia="Times New Roman"/>
                <w:sz w:val="20"/>
                <w:szCs w:val="20"/>
              </w:rPr>
              <w:t>TG</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0628886"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F1C2717"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6146FD9"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913D783"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93F83D9"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4B1EBB5"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13</w:t>
            </w:r>
          </w:p>
        </w:tc>
      </w:tr>
      <w:tr w:rsidR="005A3860" w:rsidRPr="00404727" w14:paraId="4A55DD2B"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4AD6976" w14:textId="77777777" w:rsidR="00404727" w:rsidRPr="00A946C4" w:rsidRDefault="00404727" w:rsidP="00404727">
            <w:pPr>
              <w:pStyle w:val="NoSpacing"/>
              <w:rPr>
                <w:rFonts w:eastAsia="Times New Roman"/>
                <w:sz w:val="20"/>
                <w:szCs w:val="20"/>
              </w:rPr>
            </w:pPr>
            <w:r w:rsidRPr="00A946C4">
              <w:rPr>
                <w:rFonts w:eastAsia="Times New Roman"/>
                <w:sz w:val="20"/>
                <w:szCs w:val="20"/>
              </w:rPr>
              <w:t>TZ</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BB3BCFD"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966300B"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04DF2D6"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969B13E"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6C16587"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460A2E4"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16</w:t>
            </w:r>
          </w:p>
        </w:tc>
      </w:tr>
      <w:tr w:rsidR="005A3860" w:rsidRPr="00404727" w14:paraId="591D2202"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B129A61" w14:textId="77777777" w:rsidR="00404727" w:rsidRPr="00A946C4" w:rsidRDefault="00404727" w:rsidP="00404727">
            <w:pPr>
              <w:pStyle w:val="NoSpacing"/>
              <w:rPr>
                <w:rFonts w:eastAsia="Times New Roman"/>
                <w:sz w:val="20"/>
                <w:szCs w:val="20"/>
              </w:rPr>
            </w:pPr>
            <w:r w:rsidRPr="00A946C4">
              <w:rPr>
                <w:rFonts w:eastAsia="Times New Roman"/>
                <w:sz w:val="20"/>
                <w:szCs w:val="20"/>
              </w:rPr>
              <w:t>UG</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3B95A52"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8CAE8E3"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B5511ED"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30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99D732F"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858B3DC"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DF8B3F8"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26</w:t>
            </w:r>
          </w:p>
        </w:tc>
      </w:tr>
      <w:tr w:rsidR="005A3860" w:rsidRPr="00404727" w14:paraId="0BB016AC"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DAE9CAA" w14:textId="77777777" w:rsidR="00404727" w:rsidRPr="00A946C4" w:rsidRDefault="00404727" w:rsidP="00404727">
            <w:pPr>
              <w:pStyle w:val="NoSpacing"/>
              <w:rPr>
                <w:rFonts w:eastAsia="Times New Roman"/>
                <w:sz w:val="20"/>
                <w:szCs w:val="20"/>
              </w:rPr>
            </w:pPr>
            <w:r w:rsidRPr="00A946C4">
              <w:rPr>
                <w:rFonts w:eastAsia="Times New Roman"/>
                <w:sz w:val="20"/>
                <w:szCs w:val="20"/>
              </w:rPr>
              <w:t>ZM</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EBCFBDA"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316A8B8"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7538278" w14:textId="77777777" w:rsidR="00404727" w:rsidRPr="00A946C4" w:rsidRDefault="00404727" w:rsidP="00404727">
            <w:pPr>
              <w:pStyle w:val="NoSpacing"/>
              <w:jc w:val="center"/>
              <w:rPr>
                <w:rFonts w:eastAsia="Times New Roman"/>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9C11786"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FB05908"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B544A38"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30</w:t>
            </w:r>
          </w:p>
        </w:tc>
      </w:tr>
      <w:tr w:rsidR="005A3860" w:rsidRPr="00404727" w14:paraId="3F042F79"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D626D2B" w14:textId="77777777" w:rsidR="00404727" w:rsidRPr="00A946C4" w:rsidRDefault="00404727" w:rsidP="00404727">
            <w:pPr>
              <w:pStyle w:val="NoSpacing"/>
              <w:rPr>
                <w:rFonts w:eastAsia="Times New Roman"/>
                <w:sz w:val="20"/>
                <w:szCs w:val="20"/>
              </w:rPr>
            </w:pPr>
            <w:r w:rsidRPr="00A946C4">
              <w:rPr>
                <w:rFonts w:eastAsia="Times New Roman"/>
                <w:sz w:val="20"/>
                <w:szCs w:val="20"/>
              </w:rPr>
              <w:t>ZW</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402FCA9"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1A3CAEB"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12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3AC65F3"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7CFE72E"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DE4A9A1"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84C37C5" w14:textId="77777777" w:rsidR="00404727" w:rsidRPr="00A946C4" w:rsidRDefault="00404727" w:rsidP="00404727">
            <w:pPr>
              <w:pStyle w:val="NoSpacing"/>
              <w:jc w:val="center"/>
              <w:rPr>
                <w:rFonts w:eastAsia="Times New Roman"/>
                <w:sz w:val="20"/>
                <w:szCs w:val="20"/>
              </w:rPr>
            </w:pPr>
            <w:r w:rsidRPr="00A946C4">
              <w:rPr>
                <w:rFonts w:eastAsia="Times New Roman"/>
                <w:sz w:val="20"/>
                <w:szCs w:val="20"/>
              </w:rPr>
              <w:t>7</w:t>
            </w:r>
          </w:p>
        </w:tc>
      </w:tr>
    </w:tbl>
    <w:p w14:paraId="6E773BCE" w14:textId="77777777" w:rsidR="00404727" w:rsidRDefault="00404727" w:rsidP="00BC5F14"/>
    <w:p w14:paraId="445026DD" w14:textId="62BED78A" w:rsidR="00404727" w:rsidRDefault="00092C2B" w:rsidP="00BC5F14">
      <w:r>
        <w:t xml:space="preserve">For Scenario 4, the quantifier used for 3-year mass campaigns (in combination with routine ITN distribution at ANC/EPI clinics) was varied from 1.0 to 2.0. The lowest level of ITN access between campaigns is shown </w:t>
      </w:r>
      <w:commentRangeStart w:id="28"/>
      <w:r>
        <w:t xml:space="preserve">in </w:t>
      </w:r>
      <w:fldSimple w:instr=" REF _Ref92372731 ">
        <w:r>
          <w:t xml:space="preserve">Table </w:t>
        </w:r>
        <w:r>
          <w:rPr>
            <w:noProof/>
          </w:rPr>
          <w:t>3</w:t>
        </w:r>
      </w:fldSimple>
      <w:r>
        <w:t xml:space="preserve">. </w:t>
      </w:r>
      <w:commentRangeEnd w:id="28"/>
      <w:r w:rsidR="00631EE7">
        <w:rPr>
          <w:rStyle w:val="CommentReference"/>
          <w:rFonts w:eastAsiaTheme="minorHAnsi"/>
        </w:rPr>
        <w:commentReference w:id="28"/>
      </w:r>
      <w:r>
        <w:t xml:space="preserve">Under the current recommended quantifier of 1.8, only Cameroon, Eritrea, Gabon, and Niger were estimated to maintain ITN access at or above 80% between campaigns. </w:t>
      </w:r>
    </w:p>
    <w:p w14:paraId="6BB4BC83" w14:textId="5D4FDFD1" w:rsidR="00A946C4" w:rsidRDefault="00A946C4" w:rsidP="00A946C4">
      <w:pPr>
        <w:pStyle w:val="Caption"/>
        <w:keepNext/>
      </w:pPr>
      <w:bookmarkStart w:id="29" w:name="_Ref92372731"/>
      <w:commentRangeStart w:id="30"/>
      <w:r>
        <w:t xml:space="preserve">Table </w:t>
      </w:r>
      <w:fldSimple w:instr=" SEQ Table \* ARABIC ">
        <w:r w:rsidR="004F2155">
          <w:rPr>
            <w:noProof/>
          </w:rPr>
          <w:t>3</w:t>
        </w:r>
      </w:fldSimple>
      <w:bookmarkEnd w:id="29"/>
      <w:commentRangeEnd w:id="30"/>
      <w:del w:id="31" w:author="Amelia Bertozzi-Villa" w:date="2022-03-21T11:14:00Z">
        <w:r>
          <w:delText>:</w:delText>
        </w:r>
      </w:del>
      <w:ins w:id="32" w:author="Amelia Bertozzi-Villa" w:date="2022-03-21T11:14:00Z">
        <w:r w:rsidR="000A7FBC">
          <w:rPr>
            <w:rStyle w:val="CommentReference"/>
            <w:b w:val="0"/>
            <w:bCs w:val="0"/>
            <w:color w:val="auto"/>
          </w:rPr>
          <w:commentReference w:id="30"/>
        </w:r>
        <w:r>
          <w:t>:</w:t>
        </w:r>
      </w:ins>
      <w:r>
        <w:t xml:space="preserve"> Lowest level of ITN access between 3-year campaigns at different population quantifiers. For example, with the standard quantifier of population / 1.8, Burkina Faso reaches a low point of 45% ITN access between campaigns. Using population / 1.1 would result in an estimated low point of 61% population ITN access between campaigns.</w:t>
      </w:r>
      <w:r w:rsidR="00EF1246">
        <w:t xml:space="preserve"> Routine ITN delivery to pregnant women and infants is </w:t>
      </w:r>
      <w:r w:rsidR="001D2BB8">
        <w:t>assumed</w:t>
      </w:r>
      <w:r w:rsidR="00EF1246">
        <w:t>.</w:t>
      </w:r>
    </w:p>
    <w:tbl>
      <w:tblPr>
        <w:tblW w:w="5265" w:type="dxa"/>
        <w:jc w:val="center"/>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
      <w:tblGrid>
        <w:gridCol w:w="526"/>
        <w:gridCol w:w="479"/>
        <w:gridCol w:w="426"/>
        <w:gridCol w:w="426"/>
        <w:gridCol w:w="426"/>
        <w:gridCol w:w="426"/>
        <w:gridCol w:w="426"/>
        <w:gridCol w:w="426"/>
        <w:gridCol w:w="426"/>
        <w:gridCol w:w="426"/>
        <w:gridCol w:w="426"/>
        <w:gridCol w:w="426"/>
      </w:tblGrid>
      <w:tr w:rsidR="00A946C4" w:rsidRPr="00A946C4" w14:paraId="5EBCC095" w14:textId="77777777" w:rsidTr="00A946C4">
        <w:trPr>
          <w:tblHeader/>
          <w:jc w:val="center"/>
        </w:trPr>
        <w:tc>
          <w:tcPr>
            <w:tcW w:w="0" w:type="auto"/>
            <w:gridSpan w:val="12"/>
            <w:tcBorders>
              <w:left w:val="nil"/>
              <w:bottom w:val="single" w:sz="12" w:space="0" w:color="D3D3D3"/>
              <w:right w:val="nil"/>
            </w:tcBorders>
            <w:shd w:val="clear" w:color="auto" w:fill="FFFFFF"/>
            <w:tcMar>
              <w:top w:w="60" w:type="dxa"/>
              <w:left w:w="0" w:type="dxa"/>
              <w:bottom w:w="60" w:type="dxa"/>
              <w:right w:w="0" w:type="dxa"/>
            </w:tcMar>
            <w:vAlign w:val="center"/>
            <w:hideMark/>
          </w:tcPr>
          <w:p w14:paraId="745E3FA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Lowest ITN access between 3-year campaigns for each quantifier</w:t>
            </w:r>
          </w:p>
        </w:tc>
      </w:tr>
      <w:tr w:rsidR="00A946C4" w:rsidRPr="00A946C4" w14:paraId="6420653B" w14:textId="77777777" w:rsidTr="00A946C4">
        <w:trPr>
          <w:tblHeader/>
          <w:jc w:val="center"/>
        </w:trPr>
        <w:tc>
          <w:tcPr>
            <w:tcW w:w="0" w:type="auto"/>
            <w:vMerge w:val="restart"/>
            <w:tcBorders>
              <w:left w:val="nil"/>
              <w:right w:val="nil"/>
            </w:tcBorders>
            <w:shd w:val="clear" w:color="auto" w:fill="FFFFFF"/>
            <w:tcMar>
              <w:top w:w="75" w:type="dxa"/>
              <w:left w:w="75" w:type="dxa"/>
              <w:bottom w:w="90" w:type="dxa"/>
              <w:right w:w="75" w:type="dxa"/>
            </w:tcMar>
            <w:vAlign w:val="bottom"/>
            <w:hideMark/>
          </w:tcPr>
          <w:p w14:paraId="0A3508F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Cty</w:t>
            </w:r>
          </w:p>
        </w:tc>
        <w:tc>
          <w:tcPr>
            <w:tcW w:w="0" w:type="auto"/>
            <w:gridSpan w:val="11"/>
            <w:shd w:val="clear" w:color="auto" w:fill="FFFFFF"/>
            <w:tcMar>
              <w:top w:w="0" w:type="dxa"/>
              <w:left w:w="60" w:type="dxa"/>
              <w:bottom w:w="0" w:type="dxa"/>
              <w:right w:w="0" w:type="dxa"/>
            </w:tcMar>
            <w:vAlign w:val="center"/>
            <w:hideMark/>
          </w:tcPr>
          <w:p w14:paraId="2FA4E63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Population divided by</w:t>
            </w:r>
          </w:p>
        </w:tc>
      </w:tr>
      <w:tr w:rsidR="00A946C4" w:rsidRPr="00A946C4" w14:paraId="7B006C5F" w14:textId="77777777" w:rsidTr="00A946C4">
        <w:trPr>
          <w:tblHeader/>
          <w:jc w:val="center"/>
        </w:trPr>
        <w:tc>
          <w:tcPr>
            <w:tcW w:w="0" w:type="auto"/>
            <w:vMerge/>
            <w:tcBorders>
              <w:left w:val="nil"/>
              <w:right w:val="nil"/>
            </w:tcBorders>
            <w:shd w:val="clear" w:color="auto" w:fill="FFFFFF"/>
            <w:vAlign w:val="center"/>
            <w:hideMark/>
          </w:tcPr>
          <w:p w14:paraId="49D86A71" w14:textId="77777777" w:rsidR="00A946C4" w:rsidRPr="00A946C4" w:rsidRDefault="00A946C4" w:rsidP="00234A4E">
            <w:pPr>
              <w:pStyle w:val="NoSpacing"/>
              <w:jc w:val="center"/>
              <w:rPr>
                <w:rFonts w:eastAsia="Times New Roman"/>
                <w:sz w:val="20"/>
                <w:szCs w:val="20"/>
              </w:rPr>
            </w:pPr>
          </w:p>
        </w:tc>
        <w:tc>
          <w:tcPr>
            <w:tcW w:w="0" w:type="auto"/>
            <w:tcBorders>
              <w:left w:val="nil"/>
              <w:right w:val="nil"/>
            </w:tcBorders>
            <w:shd w:val="clear" w:color="auto" w:fill="FFFFFF"/>
            <w:tcMar>
              <w:top w:w="75" w:type="dxa"/>
              <w:left w:w="75" w:type="dxa"/>
              <w:bottom w:w="90" w:type="dxa"/>
              <w:right w:w="75" w:type="dxa"/>
            </w:tcMar>
            <w:vAlign w:val="bottom"/>
            <w:hideMark/>
          </w:tcPr>
          <w:p w14:paraId="0E783B0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w:t>
            </w:r>
          </w:p>
        </w:tc>
        <w:tc>
          <w:tcPr>
            <w:tcW w:w="0" w:type="auto"/>
            <w:tcBorders>
              <w:left w:val="nil"/>
              <w:right w:val="nil"/>
            </w:tcBorders>
            <w:shd w:val="clear" w:color="auto" w:fill="FFFFFF"/>
            <w:tcMar>
              <w:top w:w="75" w:type="dxa"/>
              <w:left w:w="75" w:type="dxa"/>
              <w:bottom w:w="90" w:type="dxa"/>
              <w:right w:w="75" w:type="dxa"/>
            </w:tcMar>
            <w:vAlign w:val="bottom"/>
            <w:hideMark/>
          </w:tcPr>
          <w:p w14:paraId="357C79E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1.1</w:t>
            </w:r>
          </w:p>
        </w:tc>
        <w:tc>
          <w:tcPr>
            <w:tcW w:w="0" w:type="auto"/>
            <w:tcBorders>
              <w:left w:val="nil"/>
              <w:right w:val="nil"/>
            </w:tcBorders>
            <w:shd w:val="clear" w:color="auto" w:fill="FFFFFF"/>
            <w:tcMar>
              <w:top w:w="75" w:type="dxa"/>
              <w:left w:w="75" w:type="dxa"/>
              <w:bottom w:w="90" w:type="dxa"/>
              <w:right w:w="75" w:type="dxa"/>
            </w:tcMar>
            <w:vAlign w:val="bottom"/>
            <w:hideMark/>
          </w:tcPr>
          <w:p w14:paraId="035DFD1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1.2</w:t>
            </w:r>
          </w:p>
        </w:tc>
        <w:tc>
          <w:tcPr>
            <w:tcW w:w="0" w:type="auto"/>
            <w:tcBorders>
              <w:left w:val="nil"/>
              <w:right w:val="nil"/>
            </w:tcBorders>
            <w:shd w:val="clear" w:color="auto" w:fill="FFFFFF"/>
            <w:tcMar>
              <w:top w:w="75" w:type="dxa"/>
              <w:left w:w="75" w:type="dxa"/>
              <w:bottom w:w="90" w:type="dxa"/>
              <w:right w:w="75" w:type="dxa"/>
            </w:tcMar>
            <w:vAlign w:val="bottom"/>
            <w:hideMark/>
          </w:tcPr>
          <w:p w14:paraId="47C2671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1.3</w:t>
            </w:r>
          </w:p>
        </w:tc>
        <w:tc>
          <w:tcPr>
            <w:tcW w:w="0" w:type="auto"/>
            <w:tcBorders>
              <w:left w:val="nil"/>
              <w:right w:val="nil"/>
            </w:tcBorders>
            <w:shd w:val="clear" w:color="auto" w:fill="FFFFFF"/>
            <w:tcMar>
              <w:top w:w="75" w:type="dxa"/>
              <w:left w:w="75" w:type="dxa"/>
              <w:bottom w:w="90" w:type="dxa"/>
              <w:right w:w="75" w:type="dxa"/>
            </w:tcMar>
            <w:vAlign w:val="bottom"/>
            <w:hideMark/>
          </w:tcPr>
          <w:p w14:paraId="07F8D49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1.4</w:t>
            </w:r>
          </w:p>
        </w:tc>
        <w:tc>
          <w:tcPr>
            <w:tcW w:w="0" w:type="auto"/>
            <w:tcBorders>
              <w:left w:val="nil"/>
              <w:right w:val="nil"/>
            </w:tcBorders>
            <w:shd w:val="clear" w:color="auto" w:fill="FFFFFF"/>
            <w:tcMar>
              <w:top w:w="75" w:type="dxa"/>
              <w:left w:w="75" w:type="dxa"/>
              <w:bottom w:w="90" w:type="dxa"/>
              <w:right w:w="75" w:type="dxa"/>
            </w:tcMar>
            <w:vAlign w:val="bottom"/>
            <w:hideMark/>
          </w:tcPr>
          <w:p w14:paraId="700151E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1.5</w:t>
            </w:r>
          </w:p>
        </w:tc>
        <w:tc>
          <w:tcPr>
            <w:tcW w:w="0" w:type="auto"/>
            <w:tcBorders>
              <w:left w:val="nil"/>
              <w:right w:val="nil"/>
            </w:tcBorders>
            <w:shd w:val="clear" w:color="auto" w:fill="FFFFFF"/>
            <w:tcMar>
              <w:top w:w="75" w:type="dxa"/>
              <w:left w:w="75" w:type="dxa"/>
              <w:bottom w:w="90" w:type="dxa"/>
              <w:right w:w="75" w:type="dxa"/>
            </w:tcMar>
            <w:vAlign w:val="bottom"/>
            <w:hideMark/>
          </w:tcPr>
          <w:p w14:paraId="7DB077C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1.6</w:t>
            </w:r>
          </w:p>
        </w:tc>
        <w:tc>
          <w:tcPr>
            <w:tcW w:w="0" w:type="auto"/>
            <w:tcBorders>
              <w:left w:val="nil"/>
              <w:right w:val="nil"/>
            </w:tcBorders>
            <w:shd w:val="clear" w:color="auto" w:fill="FFFFFF"/>
            <w:tcMar>
              <w:top w:w="75" w:type="dxa"/>
              <w:left w:w="75" w:type="dxa"/>
              <w:bottom w:w="90" w:type="dxa"/>
              <w:right w:w="75" w:type="dxa"/>
            </w:tcMar>
            <w:vAlign w:val="bottom"/>
            <w:hideMark/>
          </w:tcPr>
          <w:p w14:paraId="75EF7A7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1.7</w:t>
            </w:r>
          </w:p>
        </w:tc>
        <w:tc>
          <w:tcPr>
            <w:tcW w:w="0" w:type="auto"/>
            <w:tcBorders>
              <w:left w:val="nil"/>
              <w:right w:val="nil"/>
            </w:tcBorders>
            <w:shd w:val="clear" w:color="auto" w:fill="FFFFFF"/>
            <w:tcMar>
              <w:top w:w="75" w:type="dxa"/>
              <w:left w:w="75" w:type="dxa"/>
              <w:bottom w:w="90" w:type="dxa"/>
              <w:right w:w="75" w:type="dxa"/>
            </w:tcMar>
            <w:vAlign w:val="bottom"/>
            <w:hideMark/>
          </w:tcPr>
          <w:p w14:paraId="7F3AD09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1.8</w:t>
            </w:r>
          </w:p>
        </w:tc>
        <w:tc>
          <w:tcPr>
            <w:tcW w:w="0" w:type="auto"/>
            <w:tcBorders>
              <w:left w:val="nil"/>
              <w:right w:val="nil"/>
            </w:tcBorders>
            <w:shd w:val="clear" w:color="auto" w:fill="FFFFFF"/>
            <w:tcMar>
              <w:top w:w="75" w:type="dxa"/>
              <w:left w:w="75" w:type="dxa"/>
              <w:bottom w:w="90" w:type="dxa"/>
              <w:right w:w="75" w:type="dxa"/>
            </w:tcMar>
            <w:vAlign w:val="bottom"/>
            <w:hideMark/>
          </w:tcPr>
          <w:p w14:paraId="0E623B0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1.9</w:t>
            </w:r>
          </w:p>
        </w:tc>
        <w:tc>
          <w:tcPr>
            <w:tcW w:w="0" w:type="auto"/>
            <w:tcBorders>
              <w:left w:val="nil"/>
              <w:right w:val="nil"/>
            </w:tcBorders>
            <w:shd w:val="clear" w:color="auto" w:fill="FFFFFF"/>
            <w:tcMar>
              <w:top w:w="75" w:type="dxa"/>
              <w:left w:w="75" w:type="dxa"/>
              <w:bottom w:w="90" w:type="dxa"/>
              <w:right w:w="75" w:type="dxa"/>
            </w:tcMar>
            <w:vAlign w:val="bottom"/>
            <w:hideMark/>
          </w:tcPr>
          <w:p w14:paraId="6980531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2.0</w:t>
            </w:r>
          </w:p>
        </w:tc>
      </w:tr>
      <w:tr w:rsidR="00A946C4" w:rsidRPr="00A946C4" w14:paraId="38B4E3C9"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A4A829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AO</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781452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546E8F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C6553F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65399C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03E455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FF8398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0C4F9F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FB567F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9C3D3A"/>
            <w:tcMar>
              <w:top w:w="120" w:type="dxa"/>
              <w:left w:w="75" w:type="dxa"/>
              <w:bottom w:w="120" w:type="dxa"/>
              <w:right w:w="75" w:type="dxa"/>
            </w:tcMar>
            <w:vAlign w:val="center"/>
            <w:hideMark/>
          </w:tcPr>
          <w:p w14:paraId="0D6271A3"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4AE1F5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6F539B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23</w:t>
            </w:r>
          </w:p>
        </w:tc>
      </w:tr>
      <w:tr w:rsidR="00A946C4" w:rsidRPr="00A946C4" w14:paraId="6449ED6B"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E93694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BF</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83A27F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A1C663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E8AB90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AEA1CD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26113E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145A72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829CD3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6B2BF9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46</w:t>
            </w:r>
          </w:p>
        </w:tc>
        <w:tc>
          <w:tcPr>
            <w:tcW w:w="0" w:type="auto"/>
            <w:tcBorders>
              <w:top w:val="single" w:sz="6" w:space="0" w:color="D3D3D3"/>
              <w:left w:val="nil"/>
              <w:right w:val="nil"/>
            </w:tcBorders>
            <w:shd w:val="clear" w:color="auto" w:fill="FEBFBE"/>
            <w:tcMar>
              <w:top w:w="120" w:type="dxa"/>
              <w:left w:w="75" w:type="dxa"/>
              <w:bottom w:w="120" w:type="dxa"/>
              <w:right w:w="75" w:type="dxa"/>
            </w:tcMar>
            <w:vAlign w:val="center"/>
            <w:hideMark/>
          </w:tcPr>
          <w:p w14:paraId="326C54BA"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45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0FB33B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FFCE78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43</w:t>
            </w:r>
          </w:p>
        </w:tc>
      </w:tr>
      <w:tr w:rsidR="00A946C4" w:rsidRPr="00A946C4" w14:paraId="76408797"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32617F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BI</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771F60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9F87D8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CF5899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2ACAAB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51D28B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AB0855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0F9558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852982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33</w:t>
            </w:r>
          </w:p>
        </w:tc>
        <w:tc>
          <w:tcPr>
            <w:tcW w:w="0" w:type="auto"/>
            <w:tcBorders>
              <w:top w:val="single" w:sz="6" w:space="0" w:color="D3D3D3"/>
              <w:left w:val="nil"/>
              <w:right w:val="nil"/>
            </w:tcBorders>
            <w:shd w:val="clear" w:color="auto" w:fill="FD8582"/>
            <w:tcMar>
              <w:top w:w="120" w:type="dxa"/>
              <w:left w:w="75" w:type="dxa"/>
              <w:bottom w:w="120" w:type="dxa"/>
              <w:right w:w="75" w:type="dxa"/>
            </w:tcMar>
            <w:vAlign w:val="center"/>
            <w:hideMark/>
          </w:tcPr>
          <w:p w14:paraId="53A3B28F"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33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A06001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33EAB5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32</w:t>
            </w:r>
          </w:p>
        </w:tc>
      </w:tr>
      <w:tr w:rsidR="00A946C4" w:rsidRPr="00A946C4" w14:paraId="1EABC7C6"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49E9B4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lastRenderedPageBreak/>
              <w:t>BJ</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3B7AA2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807F00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38F8C8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50E6D3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581630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FBFC66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B2C0BC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3CBC1E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8E3735"/>
            <w:tcMar>
              <w:top w:w="120" w:type="dxa"/>
              <w:left w:w="75" w:type="dxa"/>
              <w:bottom w:w="120" w:type="dxa"/>
              <w:right w:w="75" w:type="dxa"/>
            </w:tcMar>
            <w:vAlign w:val="center"/>
            <w:hideMark/>
          </w:tcPr>
          <w:p w14:paraId="3AD9BB9E"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DFF5EE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8E9DC0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21</w:t>
            </w:r>
          </w:p>
        </w:tc>
      </w:tr>
      <w:tr w:rsidR="00A946C4" w:rsidRPr="00A946C4" w14:paraId="2882E725"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F1BC3B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CD</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730BDB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3EBEF9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D52B42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8D6A05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CD16DA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968E09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77D900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70AF75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39</w:t>
            </w:r>
          </w:p>
        </w:tc>
        <w:tc>
          <w:tcPr>
            <w:tcW w:w="0" w:type="auto"/>
            <w:tcBorders>
              <w:top w:val="single" w:sz="6" w:space="0" w:color="D3D3D3"/>
              <w:left w:val="nil"/>
              <w:right w:val="nil"/>
            </w:tcBorders>
            <w:shd w:val="clear" w:color="auto" w:fill="FE9B98"/>
            <w:tcMar>
              <w:top w:w="120" w:type="dxa"/>
              <w:left w:w="75" w:type="dxa"/>
              <w:bottom w:w="120" w:type="dxa"/>
              <w:right w:w="75" w:type="dxa"/>
            </w:tcMar>
            <w:vAlign w:val="center"/>
            <w:hideMark/>
          </w:tcPr>
          <w:p w14:paraId="7AC0AC08"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38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C94BBD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0F740F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36</w:t>
            </w:r>
          </w:p>
        </w:tc>
      </w:tr>
      <w:tr w:rsidR="00A946C4" w:rsidRPr="00A946C4" w14:paraId="0F724AFE"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0EA338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CF</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3C6E8F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0E5238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18FCD6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4C8A5F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093C6A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037D66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929AF1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F2F2A6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61</w:t>
            </w:r>
          </w:p>
        </w:tc>
        <w:tc>
          <w:tcPr>
            <w:tcW w:w="0" w:type="auto"/>
            <w:tcBorders>
              <w:top w:val="single" w:sz="6" w:space="0" w:color="D3D3D3"/>
              <w:left w:val="nil"/>
              <w:right w:val="nil"/>
            </w:tcBorders>
            <w:shd w:val="clear" w:color="auto" w:fill="8EE0D9"/>
            <w:tcMar>
              <w:top w:w="120" w:type="dxa"/>
              <w:left w:w="75" w:type="dxa"/>
              <w:bottom w:w="120" w:type="dxa"/>
              <w:right w:w="75" w:type="dxa"/>
            </w:tcMar>
            <w:vAlign w:val="center"/>
            <w:hideMark/>
          </w:tcPr>
          <w:p w14:paraId="1F7B50FF"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59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8DEFF5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DF7332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55</w:t>
            </w:r>
          </w:p>
        </w:tc>
      </w:tr>
      <w:tr w:rsidR="00A946C4" w:rsidRPr="00A946C4" w14:paraId="41DCAD8F"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EB3B47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CG</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F1DEF1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A69833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CDAE01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3D3C4C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E30A16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AAD564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6D36B1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7BFF28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81</w:t>
            </w:r>
          </w:p>
        </w:tc>
        <w:tc>
          <w:tcPr>
            <w:tcW w:w="0" w:type="auto"/>
            <w:tcBorders>
              <w:top w:val="single" w:sz="6" w:space="0" w:color="D3D3D3"/>
              <w:left w:val="nil"/>
              <w:right w:val="nil"/>
            </w:tcBorders>
            <w:shd w:val="clear" w:color="auto" w:fill="007970"/>
            <w:tcMar>
              <w:top w:w="120" w:type="dxa"/>
              <w:left w:w="75" w:type="dxa"/>
              <w:bottom w:w="120" w:type="dxa"/>
              <w:right w:w="75" w:type="dxa"/>
            </w:tcMar>
            <w:vAlign w:val="center"/>
            <w:hideMark/>
          </w:tcPr>
          <w:p w14:paraId="49C8D09B"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79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7F7ABC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3864A4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76</w:t>
            </w:r>
          </w:p>
        </w:tc>
      </w:tr>
      <w:tr w:rsidR="00A946C4" w:rsidRPr="00A946C4" w14:paraId="5B47C269"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9FB150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CI</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0626B5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ABD7CA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2637FB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E2744A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3829FD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53B438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D9ADAC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8C7CF7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52</w:t>
            </w:r>
          </w:p>
        </w:tc>
        <w:tc>
          <w:tcPr>
            <w:tcW w:w="0" w:type="auto"/>
            <w:tcBorders>
              <w:top w:val="single" w:sz="6" w:space="0" w:color="D3D3D3"/>
              <w:left w:val="nil"/>
              <w:right w:val="nil"/>
            </w:tcBorders>
            <w:shd w:val="clear" w:color="auto" w:fill="F7EFEE"/>
            <w:tcMar>
              <w:top w:w="120" w:type="dxa"/>
              <w:left w:w="75" w:type="dxa"/>
              <w:bottom w:w="120" w:type="dxa"/>
              <w:right w:w="75" w:type="dxa"/>
            </w:tcMar>
            <w:vAlign w:val="center"/>
            <w:hideMark/>
          </w:tcPr>
          <w:p w14:paraId="646E2972"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51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138DCD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D7E246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48</w:t>
            </w:r>
          </w:p>
        </w:tc>
      </w:tr>
      <w:tr w:rsidR="00A946C4" w:rsidRPr="00A946C4" w14:paraId="24865BB7"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AFA100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CM</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646E81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9428FB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98F9B9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55100B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F94646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ADCEF6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8D830E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8D9180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84</w:t>
            </w:r>
          </w:p>
        </w:tc>
        <w:tc>
          <w:tcPr>
            <w:tcW w:w="0" w:type="auto"/>
            <w:tcBorders>
              <w:top w:val="single" w:sz="6" w:space="0" w:color="D3D3D3"/>
              <w:left w:val="nil"/>
              <w:right w:val="nil"/>
            </w:tcBorders>
            <w:shd w:val="clear" w:color="auto" w:fill="006059"/>
            <w:tcMar>
              <w:top w:w="120" w:type="dxa"/>
              <w:left w:w="75" w:type="dxa"/>
              <w:bottom w:w="120" w:type="dxa"/>
              <w:right w:w="75" w:type="dxa"/>
            </w:tcMar>
            <w:vAlign w:val="center"/>
            <w:hideMark/>
          </w:tcPr>
          <w:p w14:paraId="1B7AFBDD"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82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81D1FC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05914F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80</w:t>
            </w:r>
          </w:p>
        </w:tc>
      </w:tr>
      <w:tr w:rsidR="00A946C4" w:rsidRPr="00A946C4" w14:paraId="17528C14"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1794B6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DJ</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54F8D8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7F57AB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F709B7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E07E7F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059AA4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AE5E8D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123514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2F21FA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21</w:t>
            </w:r>
          </w:p>
        </w:tc>
        <w:tc>
          <w:tcPr>
            <w:tcW w:w="0" w:type="auto"/>
            <w:tcBorders>
              <w:top w:val="single" w:sz="6" w:space="0" w:color="D3D3D3"/>
              <w:left w:val="nil"/>
              <w:right w:val="nil"/>
            </w:tcBorders>
            <w:shd w:val="clear" w:color="auto" w:fill="8E3735"/>
            <w:tcMar>
              <w:top w:w="120" w:type="dxa"/>
              <w:left w:w="75" w:type="dxa"/>
              <w:bottom w:w="120" w:type="dxa"/>
              <w:right w:w="75" w:type="dxa"/>
            </w:tcMar>
            <w:vAlign w:val="center"/>
            <w:hideMark/>
          </w:tcPr>
          <w:p w14:paraId="6DB63EF5"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39A3AA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EC9306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20</w:t>
            </w:r>
          </w:p>
        </w:tc>
      </w:tr>
      <w:tr w:rsidR="00A946C4" w:rsidRPr="00A946C4" w14:paraId="211F0B19"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4D498A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ER</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AF04F9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02B7F9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FCBD02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8FD367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51F6C5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18B274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26ED66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124718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81</w:t>
            </w:r>
          </w:p>
        </w:tc>
        <w:tc>
          <w:tcPr>
            <w:tcW w:w="0" w:type="auto"/>
            <w:tcBorders>
              <w:top w:val="single" w:sz="6" w:space="0" w:color="D3D3D3"/>
              <w:left w:val="nil"/>
              <w:right w:val="nil"/>
            </w:tcBorders>
            <w:shd w:val="clear" w:color="auto" w:fill="007068"/>
            <w:tcMar>
              <w:top w:w="120" w:type="dxa"/>
              <w:left w:w="75" w:type="dxa"/>
              <w:bottom w:w="120" w:type="dxa"/>
              <w:right w:w="75" w:type="dxa"/>
            </w:tcMar>
            <w:vAlign w:val="center"/>
            <w:hideMark/>
          </w:tcPr>
          <w:p w14:paraId="0E234958"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80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AC1628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7ED994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77</w:t>
            </w:r>
          </w:p>
        </w:tc>
      </w:tr>
      <w:tr w:rsidR="00A946C4" w:rsidRPr="00A946C4" w14:paraId="2A28B6C1"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EF975A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ET</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324658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657092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406668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498E9B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94BF29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1A7740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01A5E0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E96CCB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35</w:t>
            </w:r>
          </w:p>
        </w:tc>
        <w:tc>
          <w:tcPr>
            <w:tcW w:w="0" w:type="auto"/>
            <w:tcBorders>
              <w:top w:val="single" w:sz="6" w:space="0" w:color="D3D3D3"/>
              <w:left w:val="nil"/>
              <w:right w:val="nil"/>
            </w:tcBorders>
            <w:shd w:val="clear" w:color="auto" w:fill="FD8582"/>
            <w:tcMar>
              <w:top w:w="120" w:type="dxa"/>
              <w:left w:w="75" w:type="dxa"/>
              <w:bottom w:w="120" w:type="dxa"/>
              <w:right w:w="75" w:type="dxa"/>
            </w:tcMar>
            <w:vAlign w:val="center"/>
            <w:hideMark/>
          </w:tcPr>
          <w:p w14:paraId="7A38B14A"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33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BF66D3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7C921F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32</w:t>
            </w:r>
          </w:p>
        </w:tc>
      </w:tr>
      <w:tr w:rsidR="00A946C4" w:rsidRPr="00A946C4" w14:paraId="5D66EA54"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6F7E28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GA</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EBA3BC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993CF9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6903B6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64302C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3CE86E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5191F8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FDA99C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04AB30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83</w:t>
            </w:r>
          </w:p>
        </w:tc>
        <w:tc>
          <w:tcPr>
            <w:tcW w:w="0" w:type="auto"/>
            <w:tcBorders>
              <w:top w:val="single" w:sz="6" w:space="0" w:color="D3D3D3"/>
              <w:left w:val="nil"/>
              <w:right w:val="nil"/>
            </w:tcBorders>
            <w:shd w:val="clear" w:color="auto" w:fill="00645D"/>
            <w:tcMar>
              <w:top w:w="120" w:type="dxa"/>
              <w:left w:w="75" w:type="dxa"/>
              <w:bottom w:w="120" w:type="dxa"/>
              <w:right w:w="75" w:type="dxa"/>
            </w:tcMar>
            <w:vAlign w:val="center"/>
            <w:hideMark/>
          </w:tcPr>
          <w:p w14:paraId="2CC2C273"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82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6AA846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6A5457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80</w:t>
            </w:r>
          </w:p>
        </w:tc>
      </w:tr>
      <w:tr w:rsidR="00A946C4" w:rsidRPr="00A946C4" w14:paraId="4F9755B1"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0387B4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GH</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1DDEF5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A33BE5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E18D78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A1064E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1FBC11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22C758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EA505B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BD9499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56</w:t>
            </w:r>
          </w:p>
        </w:tc>
        <w:tc>
          <w:tcPr>
            <w:tcW w:w="0" w:type="auto"/>
            <w:tcBorders>
              <w:top w:val="single" w:sz="6" w:space="0" w:color="D3D3D3"/>
              <w:left w:val="nil"/>
              <w:right w:val="nil"/>
            </w:tcBorders>
            <w:shd w:val="clear" w:color="auto" w:fill="D8EFED"/>
            <w:tcMar>
              <w:top w:w="120" w:type="dxa"/>
              <w:left w:w="75" w:type="dxa"/>
              <w:bottom w:w="120" w:type="dxa"/>
              <w:right w:w="75" w:type="dxa"/>
            </w:tcMar>
            <w:vAlign w:val="center"/>
            <w:hideMark/>
          </w:tcPr>
          <w:p w14:paraId="79E956C2"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54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7B24B1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DF65E9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51</w:t>
            </w:r>
          </w:p>
        </w:tc>
      </w:tr>
      <w:tr w:rsidR="00A946C4" w:rsidRPr="00A946C4" w14:paraId="22360A25"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BBF3FC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GM</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2FF161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EFED41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11BFDB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9E1B45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2CF68E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9F8723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B41501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3AB369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49</w:t>
            </w:r>
          </w:p>
        </w:tc>
        <w:tc>
          <w:tcPr>
            <w:tcW w:w="0" w:type="auto"/>
            <w:tcBorders>
              <w:top w:val="single" w:sz="6" w:space="0" w:color="D3D3D3"/>
              <w:left w:val="nil"/>
              <w:right w:val="nil"/>
            </w:tcBorders>
            <w:shd w:val="clear" w:color="auto" w:fill="FCD6D5"/>
            <w:tcMar>
              <w:top w:w="120" w:type="dxa"/>
              <w:left w:w="75" w:type="dxa"/>
              <w:bottom w:w="120" w:type="dxa"/>
              <w:right w:w="75" w:type="dxa"/>
            </w:tcMar>
            <w:vAlign w:val="center"/>
            <w:hideMark/>
          </w:tcPr>
          <w:p w14:paraId="4A5AE2DA"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48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BBD996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3B357A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45</w:t>
            </w:r>
          </w:p>
        </w:tc>
      </w:tr>
      <w:tr w:rsidR="00A946C4" w:rsidRPr="00A946C4" w14:paraId="2D547E1A"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E2FDF9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GN</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DA0AB5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7DB325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F27948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C7A571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C6ACDF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86D403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2449D7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D5A069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43</w:t>
            </w:r>
          </w:p>
        </w:tc>
        <w:tc>
          <w:tcPr>
            <w:tcW w:w="0" w:type="auto"/>
            <w:tcBorders>
              <w:top w:val="single" w:sz="6" w:space="0" w:color="D3D3D3"/>
              <w:left w:val="nil"/>
              <w:right w:val="nil"/>
            </w:tcBorders>
            <w:shd w:val="clear" w:color="auto" w:fill="FEB1AE"/>
            <w:tcMar>
              <w:top w:w="120" w:type="dxa"/>
              <w:left w:w="75" w:type="dxa"/>
              <w:bottom w:w="120" w:type="dxa"/>
              <w:right w:w="75" w:type="dxa"/>
            </w:tcMar>
            <w:vAlign w:val="center"/>
            <w:hideMark/>
          </w:tcPr>
          <w:p w14:paraId="41BBD4AD"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42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DDADA6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FFA387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41</w:t>
            </w:r>
          </w:p>
        </w:tc>
      </w:tr>
      <w:tr w:rsidR="00A946C4" w:rsidRPr="00A946C4" w14:paraId="0669B0EA"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D767B9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GQ</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57143D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545BC4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F5573D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C4AF7B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30D3EA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E29887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A64805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C9B636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85</w:t>
            </w:r>
          </w:p>
        </w:tc>
        <w:tc>
          <w:tcPr>
            <w:tcW w:w="0" w:type="auto"/>
            <w:tcBorders>
              <w:top w:val="single" w:sz="6" w:space="0" w:color="D3D3D3"/>
              <w:left w:val="nil"/>
              <w:right w:val="nil"/>
            </w:tcBorders>
            <w:shd w:val="clear" w:color="auto" w:fill="005C55"/>
            <w:tcMar>
              <w:top w:w="120" w:type="dxa"/>
              <w:left w:w="75" w:type="dxa"/>
              <w:bottom w:w="120" w:type="dxa"/>
              <w:right w:w="75" w:type="dxa"/>
            </w:tcMar>
            <w:vAlign w:val="center"/>
            <w:hideMark/>
          </w:tcPr>
          <w:p w14:paraId="5041B7FE"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83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43C66F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C47B7F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81</w:t>
            </w:r>
          </w:p>
        </w:tc>
      </w:tr>
      <w:tr w:rsidR="00A946C4" w:rsidRPr="00A946C4" w14:paraId="6D7D7945"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FB4B23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GW</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2268E9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C39658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0F83C0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E232EB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6C4AE8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26733E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C3FD34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7983B6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38</w:t>
            </w:r>
          </w:p>
        </w:tc>
        <w:tc>
          <w:tcPr>
            <w:tcW w:w="0" w:type="auto"/>
            <w:tcBorders>
              <w:top w:val="single" w:sz="6" w:space="0" w:color="D3D3D3"/>
              <w:left w:val="nil"/>
              <w:right w:val="nil"/>
            </w:tcBorders>
            <w:shd w:val="clear" w:color="auto" w:fill="FE9490"/>
            <w:tcMar>
              <w:top w:w="120" w:type="dxa"/>
              <w:left w:w="75" w:type="dxa"/>
              <w:bottom w:w="120" w:type="dxa"/>
              <w:right w:w="75" w:type="dxa"/>
            </w:tcMar>
            <w:vAlign w:val="center"/>
            <w:hideMark/>
          </w:tcPr>
          <w:p w14:paraId="762ADF1D"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36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5BE446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F543B8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35</w:t>
            </w:r>
          </w:p>
        </w:tc>
      </w:tr>
      <w:tr w:rsidR="00A946C4" w:rsidRPr="00A946C4" w14:paraId="66A710B1"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1A23F3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KE</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8609B5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D3346F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335930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956103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5B9E3E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76801E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C1E12F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8C9BCC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71</w:t>
            </w:r>
          </w:p>
        </w:tc>
        <w:tc>
          <w:tcPr>
            <w:tcW w:w="0" w:type="auto"/>
            <w:tcBorders>
              <w:top w:val="single" w:sz="6" w:space="0" w:color="D3D3D3"/>
              <w:left w:val="nil"/>
              <w:right w:val="nil"/>
            </w:tcBorders>
            <w:shd w:val="clear" w:color="auto" w:fill="43CABF"/>
            <w:tcMar>
              <w:top w:w="120" w:type="dxa"/>
              <w:left w:w="75" w:type="dxa"/>
              <w:bottom w:w="120" w:type="dxa"/>
              <w:right w:w="75" w:type="dxa"/>
            </w:tcMar>
            <w:vAlign w:val="center"/>
            <w:hideMark/>
          </w:tcPr>
          <w:p w14:paraId="7E5D2471"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69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64BFBA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C03537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65</w:t>
            </w:r>
          </w:p>
        </w:tc>
      </w:tr>
      <w:tr w:rsidR="00A946C4" w:rsidRPr="00A946C4" w14:paraId="5FD02F79"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238432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KM</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375C5E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835FD5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A45DFC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5A7C7D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0A9589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BB7A2F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EF4CED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0AF6BB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68</w:t>
            </w:r>
          </w:p>
        </w:tc>
        <w:tc>
          <w:tcPr>
            <w:tcW w:w="0" w:type="auto"/>
            <w:tcBorders>
              <w:top w:val="single" w:sz="6" w:space="0" w:color="D3D3D3"/>
              <w:left w:val="nil"/>
              <w:right w:val="nil"/>
            </w:tcBorders>
            <w:shd w:val="clear" w:color="auto" w:fill="5DD1C8"/>
            <w:tcMar>
              <w:top w:w="120" w:type="dxa"/>
              <w:left w:w="75" w:type="dxa"/>
              <w:bottom w:w="120" w:type="dxa"/>
              <w:right w:w="75" w:type="dxa"/>
            </w:tcMar>
            <w:vAlign w:val="center"/>
            <w:hideMark/>
          </w:tcPr>
          <w:p w14:paraId="54C41702"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65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1B3852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F08632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62</w:t>
            </w:r>
          </w:p>
        </w:tc>
      </w:tr>
      <w:tr w:rsidR="00A946C4" w:rsidRPr="00A946C4" w14:paraId="67EBCD18"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0BA2C2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LR</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13D471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6DCEC2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45DB51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9F83FE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3B7EB3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1C676B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5C5221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6B8F36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20</w:t>
            </w:r>
          </w:p>
        </w:tc>
        <w:tc>
          <w:tcPr>
            <w:tcW w:w="0" w:type="auto"/>
            <w:tcBorders>
              <w:top w:val="single" w:sz="6" w:space="0" w:color="D3D3D3"/>
              <w:left w:val="nil"/>
              <w:right w:val="nil"/>
            </w:tcBorders>
            <w:shd w:val="clear" w:color="auto" w:fill="7F312F"/>
            <w:tcMar>
              <w:top w:w="120" w:type="dxa"/>
              <w:left w:w="75" w:type="dxa"/>
              <w:bottom w:w="120" w:type="dxa"/>
              <w:right w:w="75" w:type="dxa"/>
            </w:tcMar>
            <w:vAlign w:val="center"/>
            <w:hideMark/>
          </w:tcPr>
          <w:p w14:paraId="105F1269"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20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A52050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79706C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20</w:t>
            </w:r>
          </w:p>
        </w:tc>
      </w:tr>
      <w:tr w:rsidR="00A946C4" w:rsidRPr="00A946C4" w14:paraId="758EF822"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C27F28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MG</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38FF29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45A8AF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092B04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68064C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6A65AB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6F207A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E1C52D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FA3767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51</w:t>
            </w:r>
          </w:p>
        </w:tc>
        <w:tc>
          <w:tcPr>
            <w:tcW w:w="0" w:type="auto"/>
            <w:tcBorders>
              <w:top w:val="single" w:sz="6" w:space="0" w:color="D3D3D3"/>
              <w:left w:val="nil"/>
              <w:right w:val="nil"/>
            </w:tcBorders>
            <w:shd w:val="clear" w:color="auto" w:fill="FAE2E2"/>
            <w:tcMar>
              <w:top w:w="120" w:type="dxa"/>
              <w:left w:w="75" w:type="dxa"/>
              <w:bottom w:w="120" w:type="dxa"/>
              <w:right w:w="75" w:type="dxa"/>
            </w:tcMar>
            <w:vAlign w:val="center"/>
            <w:hideMark/>
          </w:tcPr>
          <w:p w14:paraId="0D03D9EB"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49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7CBD26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154996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46</w:t>
            </w:r>
          </w:p>
        </w:tc>
      </w:tr>
      <w:tr w:rsidR="00A946C4" w:rsidRPr="00A946C4" w14:paraId="159681E9"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8D2352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ML</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34CE15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76EBDB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E703AB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28A7D2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5EF9A0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3F5EBF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C6A5D9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79625A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80</w:t>
            </w:r>
          </w:p>
        </w:tc>
        <w:tc>
          <w:tcPr>
            <w:tcW w:w="0" w:type="auto"/>
            <w:tcBorders>
              <w:top w:val="single" w:sz="6" w:space="0" w:color="D3D3D3"/>
              <w:left w:val="nil"/>
              <w:right w:val="nil"/>
            </w:tcBorders>
            <w:shd w:val="clear" w:color="auto" w:fill="007D74"/>
            <w:tcMar>
              <w:top w:w="120" w:type="dxa"/>
              <w:left w:w="75" w:type="dxa"/>
              <w:bottom w:w="120" w:type="dxa"/>
              <w:right w:w="75" w:type="dxa"/>
            </w:tcMar>
            <w:vAlign w:val="center"/>
            <w:hideMark/>
          </w:tcPr>
          <w:p w14:paraId="46304F4A"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78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65EA3D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7C1819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74</w:t>
            </w:r>
          </w:p>
        </w:tc>
      </w:tr>
      <w:tr w:rsidR="00A946C4" w:rsidRPr="00A946C4" w14:paraId="58E2DB23"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A02969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MR</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059167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4BFE91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15DD59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7D90C6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CBE9F5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7F4B6F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21BBEB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D70CAB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8E3735"/>
            <w:tcMar>
              <w:top w:w="120" w:type="dxa"/>
              <w:left w:w="75" w:type="dxa"/>
              <w:bottom w:w="120" w:type="dxa"/>
              <w:right w:w="75" w:type="dxa"/>
            </w:tcMar>
            <w:vAlign w:val="center"/>
            <w:hideMark/>
          </w:tcPr>
          <w:p w14:paraId="3B1DFD4A"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88AD0C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0794F4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21</w:t>
            </w:r>
          </w:p>
        </w:tc>
      </w:tr>
      <w:tr w:rsidR="00A946C4" w:rsidRPr="00A946C4" w14:paraId="776FA9CC"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1FDBC1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MW</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E2560D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B00476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4C048E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FBABEB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A33F7D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6B76F6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63AD2F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9BCE97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35</w:t>
            </w:r>
          </w:p>
        </w:tc>
        <w:tc>
          <w:tcPr>
            <w:tcW w:w="0" w:type="auto"/>
            <w:tcBorders>
              <w:top w:val="single" w:sz="6" w:space="0" w:color="D3D3D3"/>
              <w:left w:val="nil"/>
              <w:right w:val="nil"/>
            </w:tcBorders>
            <w:shd w:val="clear" w:color="auto" w:fill="FD8582"/>
            <w:tcMar>
              <w:top w:w="120" w:type="dxa"/>
              <w:left w:w="75" w:type="dxa"/>
              <w:bottom w:w="120" w:type="dxa"/>
              <w:right w:w="75" w:type="dxa"/>
            </w:tcMar>
            <w:vAlign w:val="center"/>
            <w:hideMark/>
          </w:tcPr>
          <w:p w14:paraId="6F560F17"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33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38DC56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0DB484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32</w:t>
            </w:r>
          </w:p>
        </w:tc>
      </w:tr>
      <w:tr w:rsidR="00A946C4" w:rsidRPr="00A946C4" w14:paraId="25C956D0"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1D1DC3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MZ</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AF9042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E219A3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A2643D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9046AF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987540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7AE638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82D48F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C54658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35</w:t>
            </w:r>
          </w:p>
        </w:tc>
        <w:tc>
          <w:tcPr>
            <w:tcW w:w="0" w:type="auto"/>
            <w:tcBorders>
              <w:top w:val="single" w:sz="6" w:space="0" w:color="D3D3D3"/>
              <w:left w:val="nil"/>
              <w:right w:val="nil"/>
            </w:tcBorders>
            <w:shd w:val="clear" w:color="auto" w:fill="FE8C89"/>
            <w:tcMar>
              <w:top w:w="120" w:type="dxa"/>
              <w:left w:w="75" w:type="dxa"/>
              <w:bottom w:w="120" w:type="dxa"/>
              <w:right w:w="75" w:type="dxa"/>
            </w:tcMar>
            <w:vAlign w:val="center"/>
            <w:hideMark/>
          </w:tcPr>
          <w:p w14:paraId="4CC79807"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35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0200FF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912801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33</w:t>
            </w:r>
          </w:p>
        </w:tc>
      </w:tr>
      <w:tr w:rsidR="00A946C4" w:rsidRPr="00A946C4" w14:paraId="2AE8CCE8"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8143C9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lastRenderedPageBreak/>
              <w:t>NE</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B6503D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D51DFB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8FF824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D36F80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0D5EA9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995E97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72B4E8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37177E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84</w:t>
            </w:r>
          </w:p>
        </w:tc>
        <w:tc>
          <w:tcPr>
            <w:tcW w:w="0" w:type="auto"/>
            <w:tcBorders>
              <w:top w:val="single" w:sz="6" w:space="0" w:color="D3D3D3"/>
              <w:left w:val="nil"/>
              <w:right w:val="nil"/>
            </w:tcBorders>
            <w:shd w:val="clear" w:color="auto" w:fill="006059"/>
            <w:tcMar>
              <w:top w:w="120" w:type="dxa"/>
              <w:left w:w="75" w:type="dxa"/>
              <w:bottom w:w="120" w:type="dxa"/>
              <w:right w:w="75" w:type="dxa"/>
            </w:tcMar>
            <w:vAlign w:val="center"/>
            <w:hideMark/>
          </w:tcPr>
          <w:p w14:paraId="0310A17F"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82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01045C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B5299F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80</w:t>
            </w:r>
          </w:p>
        </w:tc>
      </w:tr>
      <w:tr w:rsidR="00A946C4" w:rsidRPr="00A946C4" w14:paraId="588833CE"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0099AA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NG</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B7EBF4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87BD82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21F810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DA6640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35842F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C0F246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BF44F3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690F6D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70</w:t>
            </w:r>
          </w:p>
        </w:tc>
        <w:tc>
          <w:tcPr>
            <w:tcW w:w="0" w:type="auto"/>
            <w:tcBorders>
              <w:top w:val="single" w:sz="6" w:space="0" w:color="D3D3D3"/>
              <w:left w:val="nil"/>
              <w:right w:val="nil"/>
            </w:tcBorders>
            <w:shd w:val="clear" w:color="auto" w:fill="4CCCC2"/>
            <w:tcMar>
              <w:top w:w="120" w:type="dxa"/>
              <w:left w:w="75" w:type="dxa"/>
              <w:bottom w:w="120" w:type="dxa"/>
              <w:right w:w="75" w:type="dxa"/>
            </w:tcMar>
            <w:vAlign w:val="center"/>
            <w:hideMark/>
          </w:tcPr>
          <w:p w14:paraId="625A2637"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68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778E7D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463177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64</w:t>
            </w:r>
          </w:p>
        </w:tc>
      </w:tr>
      <w:tr w:rsidR="00A946C4" w:rsidRPr="00A946C4" w14:paraId="344E4A5E"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C383E2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RW</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4B6241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A93FF0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AAC1DA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7FAE65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F635A7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1917BC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546CCF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831549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48</w:t>
            </w:r>
          </w:p>
        </w:tc>
        <w:tc>
          <w:tcPr>
            <w:tcW w:w="0" w:type="auto"/>
            <w:tcBorders>
              <w:top w:val="single" w:sz="6" w:space="0" w:color="D3D3D3"/>
              <w:left w:val="nil"/>
              <w:right w:val="nil"/>
            </w:tcBorders>
            <w:shd w:val="clear" w:color="auto" w:fill="FDCAC9"/>
            <w:tcMar>
              <w:top w:w="120" w:type="dxa"/>
              <w:left w:w="75" w:type="dxa"/>
              <w:bottom w:w="120" w:type="dxa"/>
              <w:right w:w="75" w:type="dxa"/>
            </w:tcMar>
            <w:vAlign w:val="center"/>
            <w:hideMark/>
          </w:tcPr>
          <w:p w14:paraId="0786847D"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46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E95774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70D4CF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43</w:t>
            </w:r>
          </w:p>
        </w:tc>
      </w:tr>
      <w:tr w:rsidR="00A946C4" w:rsidRPr="00A946C4" w14:paraId="28121033"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A87B93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SD</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3D8336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8384BB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2BD4A6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2DD121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60CA63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E50A6E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71FC47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8C1975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81</w:t>
            </w:r>
          </w:p>
        </w:tc>
        <w:tc>
          <w:tcPr>
            <w:tcW w:w="0" w:type="auto"/>
            <w:tcBorders>
              <w:top w:val="single" w:sz="6" w:space="0" w:color="D3D3D3"/>
              <w:left w:val="nil"/>
              <w:right w:val="nil"/>
            </w:tcBorders>
            <w:shd w:val="clear" w:color="auto" w:fill="007970"/>
            <w:tcMar>
              <w:top w:w="120" w:type="dxa"/>
              <w:left w:w="75" w:type="dxa"/>
              <w:bottom w:w="120" w:type="dxa"/>
              <w:right w:w="75" w:type="dxa"/>
            </w:tcMar>
            <w:vAlign w:val="center"/>
            <w:hideMark/>
          </w:tcPr>
          <w:p w14:paraId="65D8040D"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79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B2054F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26782D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76</w:t>
            </w:r>
          </w:p>
        </w:tc>
      </w:tr>
      <w:tr w:rsidR="00A946C4" w:rsidRPr="00A946C4" w14:paraId="529F38E2"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804359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SL</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487C8A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82890D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74A805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029A44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891080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EEC9C6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637E77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9B6A85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42</w:t>
            </w:r>
          </w:p>
        </w:tc>
        <w:tc>
          <w:tcPr>
            <w:tcW w:w="0" w:type="auto"/>
            <w:tcBorders>
              <w:top w:val="single" w:sz="6" w:space="0" w:color="D3D3D3"/>
              <w:left w:val="nil"/>
              <w:right w:val="nil"/>
            </w:tcBorders>
            <w:shd w:val="clear" w:color="auto" w:fill="FEA9A7"/>
            <w:tcMar>
              <w:top w:w="120" w:type="dxa"/>
              <w:left w:w="75" w:type="dxa"/>
              <w:bottom w:w="120" w:type="dxa"/>
              <w:right w:w="75" w:type="dxa"/>
            </w:tcMar>
            <w:vAlign w:val="center"/>
            <w:hideMark/>
          </w:tcPr>
          <w:p w14:paraId="6F65576A"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41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DD76BB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C4C9FE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39</w:t>
            </w:r>
          </w:p>
        </w:tc>
      </w:tr>
      <w:tr w:rsidR="00A946C4" w:rsidRPr="00A946C4" w14:paraId="6A343F6E"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156198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SN</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F1E51A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92FF01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F1AED4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70CF8A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7AD273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8C65A7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C8A9B1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C6CC33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36</w:t>
            </w:r>
          </w:p>
        </w:tc>
        <w:tc>
          <w:tcPr>
            <w:tcW w:w="0" w:type="auto"/>
            <w:tcBorders>
              <w:top w:val="single" w:sz="6" w:space="0" w:color="D3D3D3"/>
              <w:left w:val="nil"/>
              <w:right w:val="nil"/>
            </w:tcBorders>
            <w:shd w:val="clear" w:color="auto" w:fill="FE8C89"/>
            <w:tcMar>
              <w:top w:w="120" w:type="dxa"/>
              <w:left w:w="75" w:type="dxa"/>
              <w:bottom w:w="120" w:type="dxa"/>
              <w:right w:w="75" w:type="dxa"/>
            </w:tcMar>
            <w:vAlign w:val="center"/>
            <w:hideMark/>
          </w:tcPr>
          <w:p w14:paraId="738999C6"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35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0DD32C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0F09FE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33</w:t>
            </w:r>
          </w:p>
        </w:tc>
      </w:tr>
      <w:tr w:rsidR="00A946C4" w:rsidRPr="00A946C4" w14:paraId="72F5D1A2"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1725FA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SO</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BCDBF0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F262C2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678F8B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9EA337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8C50B7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A548BC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883EF3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87D169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73</w:t>
            </w:r>
          </w:p>
        </w:tc>
        <w:tc>
          <w:tcPr>
            <w:tcW w:w="0" w:type="auto"/>
            <w:tcBorders>
              <w:top w:val="single" w:sz="6" w:space="0" w:color="D3D3D3"/>
              <w:left w:val="nil"/>
              <w:right w:val="nil"/>
            </w:tcBorders>
            <w:shd w:val="clear" w:color="auto" w:fill="2FC0B5"/>
            <w:tcMar>
              <w:top w:w="120" w:type="dxa"/>
              <w:left w:w="75" w:type="dxa"/>
              <w:bottom w:w="120" w:type="dxa"/>
              <w:right w:w="75" w:type="dxa"/>
            </w:tcMar>
            <w:vAlign w:val="center"/>
            <w:hideMark/>
          </w:tcPr>
          <w:p w14:paraId="11D80070"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71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69585E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13ED81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68</w:t>
            </w:r>
          </w:p>
        </w:tc>
      </w:tr>
      <w:tr w:rsidR="00A946C4" w:rsidRPr="00A946C4" w14:paraId="64610C4B"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B7832C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SS</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D40F11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F6E797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C36B03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912C34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FD9AB4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C8D40C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1FBC95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367284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20</w:t>
            </w:r>
          </w:p>
        </w:tc>
        <w:tc>
          <w:tcPr>
            <w:tcW w:w="0" w:type="auto"/>
            <w:tcBorders>
              <w:top w:val="single" w:sz="6" w:space="0" w:color="D3D3D3"/>
              <w:left w:val="nil"/>
              <w:right w:val="nil"/>
            </w:tcBorders>
            <w:shd w:val="clear" w:color="auto" w:fill="7F312F"/>
            <w:tcMar>
              <w:top w:w="120" w:type="dxa"/>
              <w:left w:w="75" w:type="dxa"/>
              <w:bottom w:w="120" w:type="dxa"/>
              <w:right w:w="75" w:type="dxa"/>
            </w:tcMar>
            <w:vAlign w:val="center"/>
            <w:hideMark/>
          </w:tcPr>
          <w:p w14:paraId="47801ACE"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20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8913ED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7243DB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20</w:t>
            </w:r>
          </w:p>
        </w:tc>
      </w:tr>
      <w:tr w:rsidR="00A946C4" w:rsidRPr="00A946C4" w14:paraId="0C9E45CA"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A217F8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TD</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2260F3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921D10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15BACC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4FFA4C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E6174B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BC80F3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4FD60D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777FAA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20</w:t>
            </w:r>
          </w:p>
        </w:tc>
        <w:tc>
          <w:tcPr>
            <w:tcW w:w="0" w:type="auto"/>
            <w:tcBorders>
              <w:top w:val="single" w:sz="6" w:space="0" w:color="D3D3D3"/>
              <w:left w:val="nil"/>
              <w:right w:val="nil"/>
            </w:tcBorders>
            <w:shd w:val="clear" w:color="auto" w:fill="7F312F"/>
            <w:tcMar>
              <w:top w:w="120" w:type="dxa"/>
              <w:left w:w="75" w:type="dxa"/>
              <w:bottom w:w="120" w:type="dxa"/>
              <w:right w:w="75" w:type="dxa"/>
            </w:tcMar>
            <w:vAlign w:val="center"/>
            <w:hideMark/>
          </w:tcPr>
          <w:p w14:paraId="10D8CD70"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20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84E0E9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591921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20</w:t>
            </w:r>
          </w:p>
        </w:tc>
      </w:tr>
      <w:tr w:rsidR="00A946C4" w:rsidRPr="00A946C4" w14:paraId="342BEA86"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EE80A2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TG</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6DA8E1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9895E2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5EE8DB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BBF3CC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28BB14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41DBF5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442942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93A2EF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74</w:t>
            </w:r>
          </w:p>
        </w:tc>
        <w:tc>
          <w:tcPr>
            <w:tcW w:w="0" w:type="auto"/>
            <w:tcBorders>
              <w:top w:val="single" w:sz="6" w:space="0" w:color="D3D3D3"/>
              <w:left w:val="nil"/>
              <w:right w:val="nil"/>
            </w:tcBorders>
            <w:shd w:val="clear" w:color="auto" w:fill="27B5AA"/>
            <w:tcMar>
              <w:top w:w="120" w:type="dxa"/>
              <w:left w:w="75" w:type="dxa"/>
              <w:bottom w:w="120" w:type="dxa"/>
              <w:right w:w="75" w:type="dxa"/>
            </w:tcMar>
            <w:vAlign w:val="center"/>
            <w:hideMark/>
          </w:tcPr>
          <w:p w14:paraId="3828F700"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72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6988E1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590196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69</w:t>
            </w:r>
          </w:p>
        </w:tc>
      </w:tr>
      <w:tr w:rsidR="00A946C4" w:rsidRPr="00A946C4" w14:paraId="3071576D"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3D0E9A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TZ</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09F7BE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160885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F5C038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800C85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11240B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44A870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A2ACE6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73CAAA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68</w:t>
            </w:r>
          </w:p>
        </w:tc>
        <w:tc>
          <w:tcPr>
            <w:tcW w:w="0" w:type="auto"/>
            <w:tcBorders>
              <w:top w:val="single" w:sz="6" w:space="0" w:color="D3D3D3"/>
              <w:left w:val="nil"/>
              <w:right w:val="nil"/>
            </w:tcBorders>
            <w:shd w:val="clear" w:color="auto" w:fill="55CFC5"/>
            <w:tcMar>
              <w:top w:w="120" w:type="dxa"/>
              <w:left w:w="75" w:type="dxa"/>
              <w:bottom w:w="120" w:type="dxa"/>
              <w:right w:w="75" w:type="dxa"/>
            </w:tcMar>
            <w:vAlign w:val="center"/>
            <w:hideMark/>
          </w:tcPr>
          <w:p w14:paraId="5D6C41E1"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66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D2833D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A58EC6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63</w:t>
            </w:r>
          </w:p>
        </w:tc>
      </w:tr>
      <w:tr w:rsidR="00A946C4" w:rsidRPr="00A946C4" w14:paraId="3864EE4B"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733B2B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UG</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55AC55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6520F7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5285F8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8E4F42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277C57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7E09BF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ECC0BE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4F1672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51</w:t>
            </w:r>
          </w:p>
        </w:tc>
        <w:tc>
          <w:tcPr>
            <w:tcW w:w="0" w:type="auto"/>
            <w:tcBorders>
              <w:top w:val="single" w:sz="6" w:space="0" w:color="D3D3D3"/>
              <w:left w:val="nil"/>
              <w:right w:val="nil"/>
            </w:tcBorders>
            <w:shd w:val="clear" w:color="auto" w:fill="FAE2E2"/>
            <w:tcMar>
              <w:top w:w="120" w:type="dxa"/>
              <w:left w:w="75" w:type="dxa"/>
              <w:bottom w:w="120" w:type="dxa"/>
              <w:right w:w="75" w:type="dxa"/>
            </w:tcMar>
            <w:vAlign w:val="center"/>
            <w:hideMark/>
          </w:tcPr>
          <w:p w14:paraId="6C0FDD1F"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49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7A2DBE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DDA3D0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46</w:t>
            </w:r>
          </w:p>
        </w:tc>
      </w:tr>
      <w:tr w:rsidR="00A946C4" w:rsidRPr="00A946C4" w14:paraId="7BAFB041"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31693A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ZM</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42C4B4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250F78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734BEE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41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D8B602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6F3BA2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F38BCF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EB6FB8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CDBED6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35</w:t>
            </w:r>
          </w:p>
        </w:tc>
        <w:tc>
          <w:tcPr>
            <w:tcW w:w="0" w:type="auto"/>
            <w:tcBorders>
              <w:top w:val="single" w:sz="6" w:space="0" w:color="D3D3D3"/>
              <w:left w:val="nil"/>
              <w:right w:val="nil"/>
            </w:tcBorders>
            <w:shd w:val="clear" w:color="auto" w:fill="FD8582"/>
            <w:tcMar>
              <w:top w:w="120" w:type="dxa"/>
              <w:left w:w="75" w:type="dxa"/>
              <w:bottom w:w="120" w:type="dxa"/>
              <w:right w:w="75" w:type="dxa"/>
            </w:tcMar>
            <w:vAlign w:val="center"/>
            <w:hideMark/>
          </w:tcPr>
          <w:p w14:paraId="6C2FDC03"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33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3185D7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8C7951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32</w:t>
            </w:r>
          </w:p>
        </w:tc>
      </w:tr>
      <w:tr w:rsidR="00A946C4" w:rsidRPr="00A946C4" w14:paraId="66F5C056"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E09AC1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ZW</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41BDF9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C5CCF7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F90B42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D5CB3A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8650C4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795986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104644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08724B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80</w:t>
            </w:r>
          </w:p>
        </w:tc>
        <w:tc>
          <w:tcPr>
            <w:tcW w:w="0" w:type="auto"/>
            <w:tcBorders>
              <w:top w:val="single" w:sz="6" w:space="0" w:color="D3D3D3"/>
              <w:left w:val="nil"/>
              <w:right w:val="nil"/>
            </w:tcBorders>
            <w:shd w:val="clear" w:color="auto" w:fill="007D74"/>
            <w:tcMar>
              <w:top w:w="120" w:type="dxa"/>
              <w:left w:w="75" w:type="dxa"/>
              <w:bottom w:w="120" w:type="dxa"/>
              <w:right w:w="75" w:type="dxa"/>
            </w:tcMar>
            <w:vAlign w:val="center"/>
            <w:hideMark/>
          </w:tcPr>
          <w:p w14:paraId="7B97B001"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78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5481EE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AD70C0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74</w:t>
            </w:r>
          </w:p>
        </w:tc>
      </w:tr>
    </w:tbl>
    <w:p w14:paraId="34330B87" w14:textId="5CB74D2F" w:rsidR="00A946C4" w:rsidRDefault="00A946C4" w:rsidP="00BC5F14"/>
    <w:p w14:paraId="7F18DCF0" w14:textId="0B8782C3" w:rsidR="00A946C4" w:rsidRDefault="00000000" w:rsidP="00BC5F14">
      <w:fldSimple w:instr=" REF _Ref92372948 ">
        <w:r w:rsidR="00092C2B">
          <w:t xml:space="preserve">Table </w:t>
        </w:r>
        <w:r w:rsidR="00092C2B">
          <w:rPr>
            <w:noProof/>
          </w:rPr>
          <w:t>4</w:t>
        </w:r>
      </w:fldSimple>
      <w:r w:rsidR="00092C2B">
        <w:t xml:space="preserve"> provides a similar picture but for campaigns conducted every 2 years. Under a population / 1.8 quantifier, CAR, Congo, Cote d’Ivoire, Cameroon, Eritrea, Gabon, Ghana, the Gambia, Kenya, Madagascar, Mali, Niger, Nigeria, Sudan, Togo, Tanzania, Uganda, and Zimbabwe would all maintain ITN access at or above 80% between campaigns. In other countries, 2-yearly campaigns closer to one ITN per person in order to maintain ITN access at the 80% </w:t>
      </w:r>
      <w:commentRangeStart w:id="33"/>
      <w:r w:rsidR="00092C2B">
        <w:t>target</w:t>
      </w:r>
      <w:commentRangeEnd w:id="33"/>
      <w:r w:rsidR="004F2155">
        <w:rPr>
          <w:rStyle w:val="CommentReference"/>
        </w:rPr>
        <w:commentReference w:id="33"/>
      </w:r>
      <w:r w:rsidR="00092C2B">
        <w:t>.</w:t>
      </w:r>
    </w:p>
    <w:p w14:paraId="6EAF4498" w14:textId="7BBE071A" w:rsidR="00A946C4" w:rsidRDefault="00A946C4" w:rsidP="00A946C4">
      <w:pPr>
        <w:pStyle w:val="Caption"/>
        <w:keepNext/>
      </w:pPr>
      <w:bookmarkStart w:id="34" w:name="_Ref92372948"/>
      <w:r>
        <w:t xml:space="preserve">Table </w:t>
      </w:r>
      <w:fldSimple w:instr=" SEQ Table \* ARABIC ">
        <w:r w:rsidR="004F2155">
          <w:rPr>
            <w:noProof/>
          </w:rPr>
          <w:t>4</w:t>
        </w:r>
      </w:fldSimple>
      <w:bookmarkEnd w:id="34"/>
      <w:r>
        <w:t>: Lowest level of ITN access between 2-year campaigns at different population quantifiers. For example, with the standard quantifier of population / 1.8, Burkina Faso reaches a low point of 79% ITN access in the year between campaigns. Using population / 1.2 would result in an estimated low point of 91% population ITN access between campaigns.</w:t>
      </w:r>
      <w:r w:rsidR="0086144A">
        <w:t xml:space="preserve"> Values of </w:t>
      </w:r>
      <w:r w:rsidR="0086144A">
        <w:lastRenderedPageBreak/>
        <w:t>100 indicate excess nets in the system (for example Cameroon).</w:t>
      </w:r>
      <w:r w:rsidR="00EF1246" w:rsidRPr="00EF1246">
        <w:t xml:space="preserve"> </w:t>
      </w:r>
      <w:r w:rsidR="00EF1246">
        <w:t xml:space="preserve">Routine ITN delivery to pregnant women and infants is </w:t>
      </w:r>
      <w:r w:rsidR="001D2BB8">
        <w:t>assumed</w:t>
      </w:r>
      <w:r w:rsidR="00EF1246">
        <w:t>.</w:t>
      </w:r>
    </w:p>
    <w:tbl>
      <w:tblPr>
        <w:tblW w:w="5453" w:type="dxa"/>
        <w:jc w:val="center"/>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
      <w:tblGrid>
        <w:gridCol w:w="499"/>
        <w:gridCol w:w="455"/>
        <w:gridCol w:w="455"/>
        <w:gridCol w:w="455"/>
        <w:gridCol w:w="455"/>
        <w:gridCol w:w="455"/>
        <w:gridCol w:w="455"/>
        <w:gridCol w:w="455"/>
        <w:gridCol w:w="455"/>
        <w:gridCol w:w="455"/>
        <w:gridCol w:w="455"/>
        <w:gridCol w:w="404"/>
      </w:tblGrid>
      <w:tr w:rsidR="00A946C4" w:rsidRPr="00A946C4" w14:paraId="794F2A81" w14:textId="77777777" w:rsidTr="00A946C4">
        <w:trPr>
          <w:tblHeader/>
          <w:jc w:val="center"/>
        </w:trPr>
        <w:tc>
          <w:tcPr>
            <w:tcW w:w="0" w:type="auto"/>
            <w:gridSpan w:val="12"/>
            <w:tcBorders>
              <w:left w:val="nil"/>
              <w:bottom w:val="single" w:sz="12" w:space="0" w:color="D3D3D3"/>
              <w:right w:val="nil"/>
            </w:tcBorders>
            <w:shd w:val="clear" w:color="auto" w:fill="FFFFFF"/>
            <w:tcMar>
              <w:top w:w="60" w:type="dxa"/>
              <w:left w:w="0" w:type="dxa"/>
              <w:bottom w:w="60" w:type="dxa"/>
              <w:right w:w="0" w:type="dxa"/>
            </w:tcMar>
            <w:vAlign w:val="center"/>
            <w:hideMark/>
          </w:tcPr>
          <w:p w14:paraId="208DC1C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Lowest ITN access between 2-year campaigns for each quantifier</w:t>
            </w:r>
          </w:p>
        </w:tc>
      </w:tr>
      <w:tr w:rsidR="00A946C4" w:rsidRPr="00A946C4" w14:paraId="22D45BF5" w14:textId="77777777" w:rsidTr="00A946C4">
        <w:trPr>
          <w:tblHeader/>
          <w:jc w:val="center"/>
        </w:trPr>
        <w:tc>
          <w:tcPr>
            <w:tcW w:w="0" w:type="auto"/>
            <w:vMerge w:val="restart"/>
            <w:tcBorders>
              <w:left w:val="nil"/>
              <w:right w:val="nil"/>
            </w:tcBorders>
            <w:shd w:val="clear" w:color="auto" w:fill="FFFFFF"/>
            <w:tcMar>
              <w:top w:w="75" w:type="dxa"/>
              <w:left w:w="75" w:type="dxa"/>
              <w:bottom w:w="90" w:type="dxa"/>
              <w:right w:w="75" w:type="dxa"/>
            </w:tcMar>
            <w:vAlign w:val="bottom"/>
            <w:hideMark/>
          </w:tcPr>
          <w:p w14:paraId="6D1EA0C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Cty</w:t>
            </w:r>
          </w:p>
        </w:tc>
        <w:tc>
          <w:tcPr>
            <w:tcW w:w="0" w:type="auto"/>
            <w:gridSpan w:val="11"/>
            <w:shd w:val="clear" w:color="auto" w:fill="FFFFFF"/>
            <w:tcMar>
              <w:top w:w="0" w:type="dxa"/>
              <w:left w:w="60" w:type="dxa"/>
              <w:bottom w:w="0" w:type="dxa"/>
              <w:right w:w="0" w:type="dxa"/>
            </w:tcMar>
            <w:vAlign w:val="center"/>
            <w:hideMark/>
          </w:tcPr>
          <w:p w14:paraId="4B0BE81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Population divided by</w:t>
            </w:r>
          </w:p>
        </w:tc>
      </w:tr>
      <w:tr w:rsidR="00A946C4" w:rsidRPr="00A946C4" w14:paraId="7620F49F" w14:textId="77777777" w:rsidTr="00A946C4">
        <w:trPr>
          <w:tblHeader/>
          <w:jc w:val="center"/>
        </w:trPr>
        <w:tc>
          <w:tcPr>
            <w:tcW w:w="0" w:type="auto"/>
            <w:vMerge/>
            <w:tcBorders>
              <w:left w:val="nil"/>
              <w:right w:val="nil"/>
            </w:tcBorders>
            <w:shd w:val="clear" w:color="auto" w:fill="FFFFFF"/>
            <w:vAlign w:val="center"/>
            <w:hideMark/>
          </w:tcPr>
          <w:p w14:paraId="47D87B0E" w14:textId="77777777" w:rsidR="00A946C4" w:rsidRPr="00A946C4" w:rsidRDefault="00A946C4" w:rsidP="00234A4E">
            <w:pPr>
              <w:pStyle w:val="NoSpacing"/>
              <w:jc w:val="center"/>
              <w:rPr>
                <w:rFonts w:eastAsia="Times New Roman"/>
                <w:sz w:val="20"/>
                <w:szCs w:val="20"/>
              </w:rPr>
            </w:pPr>
          </w:p>
        </w:tc>
        <w:tc>
          <w:tcPr>
            <w:tcW w:w="0" w:type="auto"/>
            <w:tcBorders>
              <w:left w:val="nil"/>
              <w:right w:val="nil"/>
            </w:tcBorders>
            <w:shd w:val="clear" w:color="auto" w:fill="FFFFFF"/>
            <w:tcMar>
              <w:top w:w="75" w:type="dxa"/>
              <w:left w:w="75" w:type="dxa"/>
              <w:bottom w:w="90" w:type="dxa"/>
              <w:right w:w="75" w:type="dxa"/>
            </w:tcMar>
            <w:vAlign w:val="bottom"/>
            <w:hideMark/>
          </w:tcPr>
          <w:p w14:paraId="56F592A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w:t>
            </w:r>
          </w:p>
        </w:tc>
        <w:tc>
          <w:tcPr>
            <w:tcW w:w="0" w:type="auto"/>
            <w:tcBorders>
              <w:left w:val="nil"/>
              <w:right w:val="nil"/>
            </w:tcBorders>
            <w:shd w:val="clear" w:color="auto" w:fill="FFFFFF"/>
            <w:tcMar>
              <w:top w:w="75" w:type="dxa"/>
              <w:left w:w="75" w:type="dxa"/>
              <w:bottom w:w="90" w:type="dxa"/>
              <w:right w:w="75" w:type="dxa"/>
            </w:tcMar>
            <w:vAlign w:val="bottom"/>
            <w:hideMark/>
          </w:tcPr>
          <w:p w14:paraId="26076D2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1.1</w:t>
            </w:r>
          </w:p>
        </w:tc>
        <w:tc>
          <w:tcPr>
            <w:tcW w:w="0" w:type="auto"/>
            <w:tcBorders>
              <w:left w:val="nil"/>
              <w:right w:val="nil"/>
            </w:tcBorders>
            <w:shd w:val="clear" w:color="auto" w:fill="FFFFFF"/>
            <w:tcMar>
              <w:top w:w="75" w:type="dxa"/>
              <w:left w:w="75" w:type="dxa"/>
              <w:bottom w:w="90" w:type="dxa"/>
              <w:right w:w="75" w:type="dxa"/>
            </w:tcMar>
            <w:vAlign w:val="bottom"/>
            <w:hideMark/>
          </w:tcPr>
          <w:p w14:paraId="05F3474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1.2</w:t>
            </w:r>
          </w:p>
        </w:tc>
        <w:tc>
          <w:tcPr>
            <w:tcW w:w="0" w:type="auto"/>
            <w:tcBorders>
              <w:left w:val="nil"/>
              <w:right w:val="nil"/>
            </w:tcBorders>
            <w:shd w:val="clear" w:color="auto" w:fill="FFFFFF"/>
            <w:tcMar>
              <w:top w:w="75" w:type="dxa"/>
              <w:left w:w="75" w:type="dxa"/>
              <w:bottom w:w="90" w:type="dxa"/>
              <w:right w:w="75" w:type="dxa"/>
            </w:tcMar>
            <w:vAlign w:val="bottom"/>
            <w:hideMark/>
          </w:tcPr>
          <w:p w14:paraId="6101A3D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1.3</w:t>
            </w:r>
          </w:p>
        </w:tc>
        <w:tc>
          <w:tcPr>
            <w:tcW w:w="0" w:type="auto"/>
            <w:tcBorders>
              <w:left w:val="nil"/>
              <w:right w:val="nil"/>
            </w:tcBorders>
            <w:shd w:val="clear" w:color="auto" w:fill="FFFFFF"/>
            <w:tcMar>
              <w:top w:w="75" w:type="dxa"/>
              <w:left w:w="75" w:type="dxa"/>
              <w:bottom w:w="90" w:type="dxa"/>
              <w:right w:w="75" w:type="dxa"/>
            </w:tcMar>
            <w:vAlign w:val="bottom"/>
            <w:hideMark/>
          </w:tcPr>
          <w:p w14:paraId="16F83CE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1.4</w:t>
            </w:r>
          </w:p>
        </w:tc>
        <w:tc>
          <w:tcPr>
            <w:tcW w:w="0" w:type="auto"/>
            <w:tcBorders>
              <w:left w:val="nil"/>
              <w:right w:val="nil"/>
            </w:tcBorders>
            <w:shd w:val="clear" w:color="auto" w:fill="FFFFFF"/>
            <w:tcMar>
              <w:top w:w="75" w:type="dxa"/>
              <w:left w:w="75" w:type="dxa"/>
              <w:bottom w:w="90" w:type="dxa"/>
              <w:right w:w="75" w:type="dxa"/>
            </w:tcMar>
            <w:vAlign w:val="bottom"/>
            <w:hideMark/>
          </w:tcPr>
          <w:p w14:paraId="4C45988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1.5</w:t>
            </w:r>
          </w:p>
        </w:tc>
        <w:tc>
          <w:tcPr>
            <w:tcW w:w="0" w:type="auto"/>
            <w:tcBorders>
              <w:left w:val="nil"/>
              <w:right w:val="nil"/>
            </w:tcBorders>
            <w:shd w:val="clear" w:color="auto" w:fill="FFFFFF"/>
            <w:tcMar>
              <w:top w:w="75" w:type="dxa"/>
              <w:left w:w="75" w:type="dxa"/>
              <w:bottom w:w="90" w:type="dxa"/>
              <w:right w:w="75" w:type="dxa"/>
            </w:tcMar>
            <w:vAlign w:val="bottom"/>
            <w:hideMark/>
          </w:tcPr>
          <w:p w14:paraId="24F848E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1.6</w:t>
            </w:r>
          </w:p>
        </w:tc>
        <w:tc>
          <w:tcPr>
            <w:tcW w:w="0" w:type="auto"/>
            <w:tcBorders>
              <w:left w:val="nil"/>
              <w:right w:val="nil"/>
            </w:tcBorders>
            <w:shd w:val="clear" w:color="auto" w:fill="FFFFFF"/>
            <w:tcMar>
              <w:top w:w="75" w:type="dxa"/>
              <w:left w:w="75" w:type="dxa"/>
              <w:bottom w:w="90" w:type="dxa"/>
              <w:right w:w="75" w:type="dxa"/>
            </w:tcMar>
            <w:vAlign w:val="bottom"/>
            <w:hideMark/>
          </w:tcPr>
          <w:p w14:paraId="6410CC8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1.7</w:t>
            </w:r>
          </w:p>
        </w:tc>
        <w:tc>
          <w:tcPr>
            <w:tcW w:w="0" w:type="auto"/>
            <w:tcBorders>
              <w:left w:val="nil"/>
              <w:right w:val="nil"/>
            </w:tcBorders>
            <w:shd w:val="clear" w:color="auto" w:fill="FFFFFF"/>
            <w:tcMar>
              <w:top w:w="75" w:type="dxa"/>
              <w:left w:w="75" w:type="dxa"/>
              <w:bottom w:w="90" w:type="dxa"/>
              <w:right w:w="75" w:type="dxa"/>
            </w:tcMar>
            <w:vAlign w:val="bottom"/>
            <w:hideMark/>
          </w:tcPr>
          <w:p w14:paraId="738373B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1.8</w:t>
            </w:r>
          </w:p>
        </w:tc>
        <w:tc>
          <w:tcPr>
            <w:tcW w:w="0" w:type="auto"/>
            <w:tcBorders>
              <w:left w:val="nil"/>
              <w:right w:val="nil"/>
            </w:tcBorders>
            <w:shd w:val="clear" w:color="auto" w:fill="FFFFFF"/>
            <w:tcMar>
              <w:top w:w="75" w:type="dxa"/>
              <w:left w:w="75" w:type="dxa"/>
              <w:bottom w:w="90" w:type="dxa"/>
              <w:right w:w="75" w:type="dxa"/>
            </w:tcMar>
            <w:vAlign w:val="bottom"/>
            <w:hideMark/>
          </w:tcPr>
          <w:p w14:paraId="14FB2C6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1.9</w:t>
            </w:r>
          </w:p>
        </w:tc>
        <w:tc>
          <w:tcPr>
            <w:tcW w:w="0" w:type="auto"/>
            <w:tcBorders>
              <w:left w:val="nil"/>
              <w:right w:val="nil"/>
            </w:tcBorders>
            <w:shd w:val="clear" w:color="auto" w:fill="FFFFFF"/>
            <w:tcMar>
              <w:top w:w="75" w:type="dxa"/>
              <w:left w:w="75" w:type="dxa"/>
              <w:bottom w:w="90" w:type="dxa"/>
              <w:right w:w="75" w:type="dxa"/>
            </w:tcMar>
            <w:vAlign w:val="bottom"/>
            <w:hideMark/>
          </w:tcPr>
          <w:p w14:paraId="02E3BEF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2.0</w:t>
            </w:r>
          </w:p>
        </w:tc>
      </w:tr>
      <w:tr w:rsidR="00A946C4" w:rsidRPr="00A946C4" w14:paraId="3DD3BC9D"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955662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AO</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C3C063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5C61F2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CA4F79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FBB94D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A4A5B1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19570C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D14399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BF231A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63</w:t>
            </w:r>
          </w:p>
        </w:tc>
        <w:tc>
          <w:tcPr>
            <w:tcW w:w="0" w:type="auto"/>
            <w:tcBorders>
              <w:top w:val="single" w:sz="6" w:space="0" w:color="D3D3D3"/>
              <w:left w:val="nil"/>
              <w:right w:val="nil"/>
            </w:tcBorders>
            <w:shd w:val="clear" w:color="auto" w:fill="BA4946"/>
            <w:tcMar>
              <w:top w:w="120" w:type="dxa"/>
              <w:left w:w="75" w:type="dxa"/>
              <w:bottom w:w="120" w:type="dxa"/>
              <w:right w:w="75" w:type="dxa"/>
            </w:tcMar>
            <w:vAlign w:val="center"/>
            <w:hideMark/>
          </w:tcPr>
          <w:p w14:paraId="25674DFA"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61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7272AC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4A15F5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56</w:t>
            </w:r>
          </w:p>
        </w:tc>
      </w:tr>
      <w:tr w:rsidR="00A946C4" w:rsidRPr="00A946C4" w14:paraId="633CAC1F"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EF7A05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BF</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CCFD4A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C1D951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5ED2A1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6735CB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2B8951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E3CB7E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A67C7E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A6C981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81</w:t>
            </w:r>
          </w:p>
        </w:tc>
        <w:tc>
          <w:tcPr>
            <w:tcW w:w="0" w:type="auto"/>
            <w:tcBorders>
              <w:top w:val="single" w:sz="6" w:space="0" w:color="D3D3D3"/>
              <w:left w:val="nil"/>
              <w:right w:val="nil"/>
            </w:tcBorders>
            <w:shd w:val="clear" w:color="auto" w:fill="E7F2F1"/>
            <w:tcMar>
              <w:top w:w="120" w:type="dxa"/>
              <w:left w:w="75" w:type="dxa"/>
              <w:bottom w:w="120" w:type="dxa"/>
              <w:right w:w="75" w:type="dxa"/>
            </w:tcMar>
            <w:vAlign w:val="center"/>
            <w:hideMark/>
          </w:tcPr>
          <w:p w14:paraId="1314C7BD"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79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F3F556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BBC560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75</w:t>
            </w:r>
          </w:p>
        </w:tc>
      </w:tr>
      <w:tr w:rsidR="00A946C4" w:rsidRPr="00A946C4" w14:paraId="11115D37"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9A404D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BI</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45A954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21EAC1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DBC2D7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729230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0323DA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27415A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A6F3CF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882003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72</w:t>
            </w:r>
          </w:p>
        </w:tc>
        <w:tc>
          <w:tcPr>
            <w:tcW w:w="0" w:type="auto"/>
            <w:tcBorders>
              <w:top w:val="single" w:sz="6" w:space="0" w:color="D3D3D3"/>
              <w:left w:val="nil"/>
              <w:right w:val="nil"/>
            </w:tcBorders>
            <w:shd w:val="clear" w:color="auto" w:fill="FEA4A1"/>
            <w:tcMar>
              <w:top w:w="120" w:type="dxa"/>
              <w:left w:w="75" w:type="dxa"/>
              <w:bottom w:w="120" w:type="dxa"/>
              <w:right w:w="75" w:type="dxa"/>
            </w:tcMar>
            <w:vAlign w:val="center"/>
            <w:hideMark/>
          </w:tcPr>
          <w:p w14:paraId="0E4FD2FE"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70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75E21E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1478DA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65</w:t>
            </w:r>
          </w:p>
        </w:tc>
      </w:tr>
      <w:tr w:rsidR="00A946C4" w:rsidRPr="00A946C4" w14:paraId="7ACCF0AB"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231C6E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BJ</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AA816B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D7BFD9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8BC498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A5E427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D28E1C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46AE75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438B53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E8DC27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62</w:t>
            </w:r>
          </w:p>
        </w:tc>
        <w:tc>
          <w:tcPr>
            <w:tcW w:w="0" w:type="auto"/>
            <w:tcBorders>
              <w:top w:val="single" w:sz="6" w:space="0" w:color="D3D3D3"/>
              <w:left w:val="nil"/>
              <w:right w:val="nil"/>
            </w:tcBorders>
            <w:shd w:val="clear" w:color="auto" w:fill="A6413E"/>
            <w:tcMar>
              <w:top w:w="120" w:type="dxa"/>
              <w:left w:w="75" w:type="dxa"/>
              <w:bottom w:w="120" w:type="dxa"/>
              <w:right w:w="75" w:type="dxa"/>
            </w:tcMar>
            <w:vAlign w:val="center"/>
            <w:hideMark/>
          </w:tcPr>
          <w:p w14:paraId="4F696EB9"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59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AC98AD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0E05FE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55</w:t>
            </w:r>
          </w:p>
        </w:tc>
      </w:tr>
      <w:tr w:rsidR="00A946C4" w:rsidRPr="00A946C4" w14:paraId="79F76142"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339CDB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CD</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B95365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652EAD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6092E4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941154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0DA73E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79D2B5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394EBA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320EB8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76</w:t>
            </w:r>
          </w:p>
        </w:tc>
        <w:tc>
          <w:tcPr>
            <w:tcW w:w="0" w:type="auto"/>
            <w:tcBorders>
              <w:top w:val="single" w:sz="6" w:space="0" w:color="D3D3D3"/>
              <w:left w:val="nil"/>
              <w:right w:val="nil"/>
            </w:tcBorders>
            <w:shd w:val="clear" w:color="auto" w:fill="FEBBBA"/>
            <w:tcMar>
              <w:top w:w="120" w:type="dxa"/>
              <w:left w:w="75" w:type="dxa"/>
              <w:bottom w:w="120" w:type="dxa"/>
              <w:right w:w="75" w:type="dxa"/>
            </w:tcMar>
            <w:vAlign w:val="center"/>
            <w:hideMark/>
          </w:tcPr>
          <w:p w14:paraId="70F7E0DF"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73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07AB48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E6BD5D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69</w:t>
            </w:r>
          </w:p>
        </w:tc>
      </w:tr>
      <w:tr w:rsidR="00A946C4" w:rsidRPr="00A946C4" w14:paraId="14911C2F"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25B1E1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CF</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C9ED8D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4F15A3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A1ECCF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AAA098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83C6C2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10E653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04DE6A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795FE7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86</w:t>
            </w:r>
          </w:p>
        </w:tc>
        <w:tc>
          <w:tcPr>
            <w:tcW w:w="0" w:type="auto"/>
            <w:tcBorders>
              <w:top w:val="single" w:sz="6" w:space="0" w:color="D3D3D3"/>
              <w:left w:val="nil"/>
              <w:right w:val="nil"/>
            </w:tcBorders>
            <w:shd w:val="clear" w:color="auto" w:fill="83DCD5"/>
            <w:tcMar>
              <w:top w:w="120" w:type="dxa"/>
              <w:left w:w="75" w:type="dxa"/>
              <w:bottom w:w="120" w:type="dxa"/>
              <w:right w:w="75" w:type="dxa"/>
            </w:tcMar>
            <w:vAlign w:val="center"/>
            <w:hideMark/>
          </w:tcPr>
          <w:p w14:paraId="1050E43E"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85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A50E86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CF0950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82</w:t>
            </w:r>
          </w:p>
        </w:tc>
      </w:tr>
      <w:tr w:rsidR="00A946C4" w:rsidRPr="00A946C4" w14:paraId="4FFB712B"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DF3023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CG</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EA94C0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FD6840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393F86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EAE5F6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28F3BF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BFCB0D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81861A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A67E73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00776F"/>
            <w:tcMar>
              <w:top w:w="120" w:type="dxa"/>
              <w:left w:w="75" w:type="dxa"/>
              <w:bottom w:w="120" w:type="dxa"/>
              <w:right w:w="75" w:type="dxa"/>
            </w:tcMar>
            <w:vAlign w:val="center"/>
            <w:hideMark/>
          </w:tcPr>
          <w:p w14:paraId="2F1DF9C1"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97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C03339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1DFC0F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94</w:t>
            </w:r>
          </w:p>
        </w:tc>
      </w:tr>
      <w:tr w:rsidR="00A946C4" w:rsidRPr="00A946C4" w14:paraId="22715736"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C314E7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CI</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A9D29B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A571C2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ADF5AD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5AB86D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0610FE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6AB8E9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E8A453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98E53A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82</w:t>
            </w:r>
          </w:p>
        </w:tc>
        <w:tc>
          <w:tcPr>
            <w:tcW w:w="0" w:type="auto"/>
            <w:tcBorders>
              <w:top w:val="single" w:sz="6" w:space="0" w:color="D3D3D3"/>
              <w:left w:val="nil"/>
              <w:right w:val="nil"/>
            </w:tcBorders>
            <w:shd w:val="clear" w:color="auto" w:fill="B8E9E4"/>
            <w:tcMar>
              <w:top w:w="120" w:type="dxa"/>
              <w:left w:w="75" w:type="dxa"/>
              <w:bottom w:w="120" w:type="dxa"/>
              <w:right w:w="75" w:type="dxa"/>
            </w:tcMar>
            <w:vAlign w:val="center"/>
            <w:hideMark/>
          </w:tcPr>
          <w:p w14:paraId="342D07FD"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81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E983D3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1714BA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78</w:t>
            </w:r>
          </w:p>
        </w:tc>
      </w:tr>
      <w:tr w:rsidR="00A946C4" w:rsidRPr="00A946C4" w14:paraId="4E94319E"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12B75F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CM</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B59DCF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17F1EB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4C924C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3957E4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91B21D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0EF2FF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30F18C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536572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005C55"/>
            <w:tcMar>
              <w:top w:w="120" w:type="dxa"/>
              <w:left w:w="75" w:type="dxa"/>
              <w:bottom w:w="120" w:type="dxa"/>
              <w:right w:w="75" w:type="dxa"/>
            </w:tcMar>
            <w:vAlign w:val="center"/>
            <w:hideMark/>
          </w:tcPr>
          <w:p w14:paraId="50BAF465"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F3EB67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3EB8D3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98</w:t>
            </w:r>
          </w:p>
        </w:tc>
      </w:tr>
      <w:tr w:rsidR="00A946C4" w:rsidRPr="00A946C4" w14:paraId="212F496E"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64069A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DJ</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02294D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9B5068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0C722C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28E3B0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57B7CB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D6C7E6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639306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B03694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61</w:t>
            </w:r>
          </w:p>
        </w:tc>
        <w:tc>
          <w:tcPr>
            <w:tcW w:w="0" w:type="auto"/>
            <w:tcBorders>
              <w:top w:val="single" w:sz="6" w:space="0" w:color="D3D3D3"/>
              <w:left w:val="nil"/>
              <w:right w:val="nil"/>
            </w:tcBorders>
            <w:shd w:val="clear" w:color="auto" w:fill="923936"/>
            <w:tcMar>
              <w:top w:w="120" w:type="dxa"/>
              <w:left w:w="75" w:type="dxa"/>
              <w:bottom w:w="120" w:type="dxa"/>
              <w:right w:w="75" w:type="dxa"/>
            </w:tcMar>
            <w:vAlign w:val="center"/>
            <w:hideMark/>
          </w:tcPr>
          <w:p w14:paraId="3CEA1ADD"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58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C155CD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A98563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54</w:t>
            </w:r>
          </w:p>
        </w:tc>
      </w:tr>
      <w:tr w:rsidR="00A946C4" w:rsidRPr="00A946C4" w14:paraId="37B2DD3C"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E20BA3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ER</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894546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D76C26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00C616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601758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107607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30D731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6048DD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7C19D0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006D65"/>
            <w:tcMar>
              <w:top w:w="120" w:type="dxa"/>
              <w:left w:w="75" w:type="dxa"/>
              <w:bottom w:w="120" w:type="dxa"/>
              <w:right w:w="75" w:type="dxa"/>
            </w:tcMar>
            <w:vAlign w:val="center"/>
            <w:hideMark/>
          </w:tcPr>
          <w:p w14:paraId="49B243E7"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98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6E3C26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AA56F7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94</w:t>
            </w:r>
          </w:p>
        </w:tc>
      </w:tr>
      <w:tr w:rsidR="00A946C4" w:rsidRPr="00A946C4" w14:paraId="7F4066B1"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3DE23E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ET</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C15593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A0BB70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E79FFB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9538D0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5555FD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74B8ED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8B34A6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13B61F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73</w:t>
            </w:r>
          </w:p>
        </w:tc>
        <w:tc>
          <w:tcPr>
            <w:tcW w:w="0" w:type="auto"/>
            <w:tcBorders>
              <w:top w:val="single" w:sz="6" w:space="0" w:color="D3D3D3"/>
              <w:left w:val="nil"/>
              <w:right w:val="nil"/>
            </w:tcBorders>
            <w:shd w:val="clear" w:color="auto" w:fill="FEACA9"/>
            <w:tcMar>
              <w:top w:w="120" w:type="dxa"/>
              <w:left w:w="75" w:type="dxa"/>
              <w:bottom w:w="120" w:type="dxa"/>
              <w:right w:w="75" w:type="dxa"/>
            </w:tcMar>
            <w:vAlign w:val="center"/>
            <w:hideMark/>
          </w:tcPr>
          <w:p w14:paraId="0E2ADC56"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71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D53965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ABBBCA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66</w:t>
            </w:r>
          </w:p>
        </w:tc>
      </w:tr>
      <w:tr w:rsidR="00A946C4" w:rsidRPr="00A946C4" w14:paraId="558F4B55"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4B09E5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GA</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6B679B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169529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091C87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3C448C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C28236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AE1FF1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B04717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482E21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005C55"/>
            <w:tcMar>
              <w:top w:w="120" w:type="dxa"/>
              <w:left w:w="75" w:type="dxa"/>
              <w:bottom w:w="120" w:type="dxa"/>
              <w:right w:w="75" w:type="dxa"/>
            </w:tcMar>
            <w:vAlign w:val="center"/>
            <w:hideMark/>
          </w:tcPr>
          <w:p w14:paraId="2C2854BD"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2479BF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037539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97</w:t>
            </w:r>
          </w:p>
        </w:tc>
      </w:tr>
      <w:tr w:rsidR="00A946C4" w:rsidRPr="00A946C4" w14:paraId="773265E2"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549D68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GH</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CB8641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8E4BF3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A887A4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0C87CD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66B208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6CB804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8052E9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9D80D1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84</w:t>
            </w:r>
          </w:p>
        </w:tc>
        <w:tc>
          <w:tcPr>
            <w:tcW w:w="0" w:type="auto"/>
            <w:tcBorders>
              <w:top w:val="single" w:sz="6" w:space="0" w:color="D3D3D3"/>
              <w:left w:val="nil"/>
              <w:right w:val="nil"/>
            </w:tcBorders>
            <w:shd w:val="clear" w:color="auto" w:fill="9EE4DE"/>
            <w:tcMar>
              <w:top w:w="120" w:type="dxa"/>
              <w:left w:w="75" w:type="dxa"/>
              <w:bottom w:w="120" w:type="dxa"/>
              <w:right w:w="75" w:type="dxa"/>
            </w:tcMar>
            <w:vAlign w:val="center"/>
            <w:hideMark/>
          </w:tcPr>
          <w:p w14:paraId="107A65AD"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82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29B542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BF8E9E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80</w:t>
            </w:r>
          </w:p>
        </w:tc>
      </w:tr>
      <w:tr w:rsidR="00A946C4" w:rsidRPr="00A946C4" w14:paraId="1CF75896"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37B91E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GM</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69A10A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F7CE10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4D1C30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E32C1B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C3DBCA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77C321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29A256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E9A793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81</w:t>
            </w:r>
          </w:p>
        </w:tc>
        <w:tc>
          <w:tcPr>
            <w:tcW w:w="0" w:type="auto"/>
            <w:tcBorders>
              <w:top w:val="single" w:sz="6" w:space="0" w:color="D3D3D3"/>
              <w:left w:val="nil"/>
              <w:right w:val="nil"/>
            </w:tcBorders>
            <w:shd w:val="clear" w:color="auto" w:fill="DBF0EE"/>
            <w:tcMar>
              <w:top w:w="120" w:type="dxa"/>
              <w:left w:w="75" w:type="dxa"/>
              <w:bottom w:w="120" w:type="dxa"/>
              <w:right w:w="75" w:type="dxa"/>
            </w:tcMar>
            <w:vAlign w:val="center"/>
            <w:hideMark/>
          </w:tcPr>
          <w:p w14:paraId="372A5E00"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80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F64F6F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F647C0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76</w:t>
            </w:r>
          </w:p>
        </w:tc>
      </w:tr>
      <w:tr w:rsidR="00A946C4" w:rsidRPr="00A946C4" w14:paraId="23246898"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80E3AD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GN</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4F568A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5BDDC1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FB1220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972CE1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45A267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183A88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2E6484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77056F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79</w:t>
            </w:r>
          </w:p>
        </w:tc>
        <w:tc>
          <w:tcPr>
            <w:tcW w:w="0" w:type="auto"/>
            <w:tcBorders>
              <w:top w:val="single" w:sz="6" w:space="0" w:color="D3D3D3"/>
              <w:left w:val="nil"/>
              <w:right w:val="nil"/>
            </w:tcBorders>
            <w:shd w:val="clear" w:color="auto" w:fill="F8EAE9"/>
            <w:tcMar>
              <w:top w:w="120" w:type="dxa"/>
              <w:left w:w="75" w:type="dxa"/>
              <w:bottom w:w="120" w:type="dxa"/>
              <w:right w:w="75" w:type="dxa"/>
            </w:tcMar>
            <w:vAlign w:val="center"/>
            <w:hideMark/>
          </w:tcPr>
          <w:p w14:paraId="7BC5F78E"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77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4B7060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C6E6BA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72</w:t>
            </w:r>
          </w:p>
        </w:tc>
      </w:tr>
      <w:tr w:rsidR="00A946C4" w:rsidRPr="00A946C4" w14:paraId="772D2B55"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6CD45E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GQ</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C0012C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9DD1DE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2D211C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0018CE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686A8E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70B320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38A815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390E82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005C55"/>
            <w:tcMar>
              <w:top w:w="120" w:type="dxa"/>
              <w:left w:w="75" w:type="dxa"/>
              <w:bottom w:w="120" w:type="dxa"/>
              <w:right w:w="75" w:type="dxa"/>
            </w:tcMar>
            <w:vAlign w:val="center"/>
            <w:hideMark/>
          </w:tcPr>
          <w:p w14:paraId="6927228A"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D650A6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84E194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98</w:t>
            </w:r>
          </w:p>
        </w:tc>
      </w:tr>
      <w:tr w:rsidR="00A946C4" w:rsidRPr="00A946C4" w14:paraId="37FEEE77"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AE45AF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GW</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582453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1A7260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469BCF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783504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3ACB4D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3A2D3F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8AB144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635EEA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75</w:t>
            </w:r>
          </w:p>
        </w:tc>
        <w:tc>
          <w:tcPr>
            <w:tcW w:w="0" w:type="auto"/>
            <w:tcBorders>
              <w:top w:val="single" w:sz="6" w:space="0" w:color="D3D3D3"/>
              <w:left w:val="nil"/>
              <w:right w:val="nil"/>
            </w:tcBorders>
            <w:shd w:val="clear" w:color="auto" w:fill="FEB4B2"/>
            <w:tcMar>
              <w:top w:w="120" w:type="dxa"/>
              <w:left w:w="75" w:type="dxa"/>
              <w:bottom w:w="120" w:type="dxa"/>
              <w:right w:w="75" w:type="dxa"/>
            </w:tcMar>
            <w:vAlign w:val="center"/>
            <w:hideMark/>
          </w:tcPr>
          <w:p w14:paraId="7E11C7CC"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72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B2AC75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32EDDC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68</w:t>
            </w:r>
          </w:p>
        </w:tc>
      </w:tr>
      <w:tr w:rsidR="00A946C4" w:rsidRPr="00A946C4" w14:paraId="0B5B5D2B"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A0F168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KE</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FE0654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E9B2B8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1E13A0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87CC90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63A111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CAEE56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CA30A1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5C6E94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92</w:t>
            </w:r>
          </w:p>
        </w:tc>
        <w:tc>
          <w:tcPr>
            <w:tcW w:w="0" w:type="auto"/>
            <w:tcBorders>
              <w:top w:val="single" w:sz="6" w:space="0" w:color="D3D3D3"/>
              <w:left w:val="nil"/>
              <w:right w:val="nil"/>
            </w:tcBorders>
            <w:shd w:val="clear" w:color="auto" w:fill="42C9BF"/>
            <w:tcMar>
              <w:top w:w="120" w:type="dxa"/>
              <w:left w:w="75" w:type="dxa"/>
              <w:bottom w:w="120" w:type="dxa"/>
              <w:right w:w="75" w:type="dxa"/>
            </w:tcMar>
            <w:vAlign w:val="center"/>
            <w:hideMark/>
          </w:tcPr>
          <w:p w14:paraId="4AEF0E5F"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90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0072F5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EB0453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87</w:t>
            </w:r>
          </w:p>
        </w:tc>
      </w:tr>
      <w:tr w:rsidR="00A946C4" w:rsidRPr="00A946C4" w14:paraId="6A37031B"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B11F17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KM</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A6960F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7B8909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E8F833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2A99BB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FC780F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3AA5FB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A26B1F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98548C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90</w:t>
            </w:r>
          </w:p>
        </w:tc>
        <w:tc>
          <w:tcPr>
            <w:tcW w:w="0" w:type="auto"/>
            <w:tcBorders>
              <w:top w:val="single" w:sz="6" w:space="0" w:color="D3D3D3"/>
              <w:left w:val="nil"/>
              <w:right w:val="nil"/>
            </w:tcBorders>
            <w:shd w:val="clear" w:color="auto" w:fill="5AD0C7"/>
            <w:tcMar>
              <w:top w:w="120" w:type="dxa"/>
              <w:left w:w="75" w:type="dxa"/>
              <w:bottom w:w="120" w:type="dxa"/>
              <w:right w:w="75" w:type="dxa"/>
            </w:tcMar>
            <w:vAlign w:val="center"/>
            <w:hideMark/>
          </w:tcPr>
          <w:p w14:paraId="19471A5F"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88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7CB7AF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4382D8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85</w:t>
            </w:r>
          </w:p>
        </w:tc>
      </w:tr>
      <w:tr w:rsidR="00A946C4" w:rsidRPr="00A946C4" w14:paraId="23A946E6"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B7F211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LR</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7243F2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496801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CBC1D6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7C0398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46CC73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C235F8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41469A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E25FAB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59</w:t>
            </w:r>
          </w:p>
        </w:tc>
        <w:tc>
          <w:tcPr>
            <w:tcW w:w="0" w:type="auto"/>
            <w:tcBorders>
              <w:top w:val="single" w:sz="6" w:space="0" w:color="D3D3D3"/>
              <w:left w:val="nil"/>
              <w:right w:val="nil"/>
            </w:tcBorders>
            <w:shd w:val="clear" w:color="auto" w:fill="7F312F"/>
            <w:tcMar>
              <w:top w:w="120" w:type="dxa"/>
              <w:left w:w="75" w:type="dxa"/>
              <w:bottom w:w="120" w:type="dxa"/>
              <w:right w:w="75" w:type="dxa"/>
            </w:tcMar>
            <w:vAlign w:val="center"/>
            <w:hideMark/>
          </w:tcPr>
          <w:p w14:paraId="22103099"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56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225298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6B833D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54</w:t>
            </w:r>
          </w:p>
        </w:tc>
      </w:tr>
      <w:tr w:rsidR="00A946C4" w:rsidRPr="00A946C4" w14:paraId="47F0E86F"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011BB3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MG</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3475E9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4053A4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79A553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6C4167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B9FAEB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7FFC07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98737F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37C164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82</w:t>
            </w:r>
          </w:p>
        </w:tc>
        <w:tc>
          <w:tcPr>
            <w:tcW w:w="0" w:type="auto"/>
            <w:tcBorders>
              <w:top w:val="single" w:sz="6" w:space="0" w:color="D3D3D3"/>
              <w:left w:val="nil"/>
              <w:right w:val="nil"/>
            </w:tcBorders>
            <w:shd w:val="clear" w:color="auto" w:fill="D0EEEB"/>
            <w:tcMar>
              <w:top w:w="120" w:type="dxa"/>
              <w:left w:w="75" w:type="dxa"/>
              <w:bottom w:w="120" w:type="dxa"/>
              <w:right w:w="75" w:type="dxa"/>
            </w:tcMar>
            <w:vAlign w:val="center"/>
            <w:hideMark/>
          </w:tcPr>
          <w:p w14:paraId="1A6F065F"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80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05431E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90BE22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77</w:t>
            </w:r>
          </w:p>
        </w:tc>
      </w:tr>
      <w:tr w:rsidR="00A946C4" w:rsidRPr="00A946C4" w14:paraId="15D64413"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011CF7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lastRenderedPageBreak/>
              <w:t>ML</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6515D6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A79095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0683CA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9EC8C2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2CA26D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041AC9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286576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6D3AF5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99</w:t>
            </w:r>
          </w:p>
        </w:tc>
        <w:tc>
          <w:tcPr>
            <w:tcW w:w="0" w:type="auto"/>
            <w:tcBorders>
              <w:top w:val="single" w:sz="6" w:space="0" w:color="D3D3D3"/>
              <w:left w:val="nil"/>
              <w:right w:val="nil"/>
            </w:tcBorders>
            <w:shd w:val="clear" w:color="auto" w:fill="008279"/>
            <w:tcMar>
              <w:top w:w="120" w:type="dxa"/>
              <w:left w:w="75" w:type="dxa"/>
              <w:bottom w:w="120" w:type="dxa"/>
              <w:right w:w="75" w:type="dxa"/>
            </w:tcMar>
            <w:vAlign w:val="center"/>
            <w:hideMark/>
          </w:tcPr>
          <w:p w14:paraId="51FB24F4"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96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AC577E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49511B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93</w:t>
            </w:r>
          </w:p>
        </w:tc>
      </w:tr>
      <w:tr w:rsidR="00A946C4" w:rsidRPr="00A946C4" w14:paraId="04D14877"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7FE3A3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MR</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F0CE58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CCDCB0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DF194D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7E8E8A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D315C7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9B5950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62400A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E3A7E0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62</w:t>
            </w:r>
          </w:p>
        </w:tc>
        <w:tc>
          <w:tcPr>
            <w:tcW w:w="0" w:type="auto"/>
            <w:tcBorders>
              <w:top w:val="single" w:sz="6" w:space="0" w:color="D3D3D3"/>
              <w:left w:val="nil"/>
              <w:right w:val="nil"/>
            </w:tcBorders>
            <w:shd w:val="clear" w:color="auto" w:fill="A6413E"/>
            <w:tcMar>
              <w:top w:w="120" w:type="dxa"/>
              <w:left w:w="75" w:type="dxa"/>
              <w:bottom w:w="120" w:type="dxa"/>
              <w:right w:w="75" w:type="dxa"/>
            </w:tcMar>
            <w:vAlign w:val="center"/>
            <w:hideMark/>
          </w:tcPr>
          <w:p w14:paraId="4500DD0E"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59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D2D431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C74B85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55</w:t>
            </w:r>
          </w:p>
        </w:tc>
      </w:tr>
      <w:tr w:rsidR="00A946C4" w:rsidRPr="00A946C4" w14:paraId="11A35CF0"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BD5A2B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MW</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DCF599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6AD928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BDA612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3CE5D3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EDB532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F12249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61350E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E13C53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73</w:t>
            </w:r>
          </w:p>
        </w:tc>
        <w:tc>
          <w:tcPr>
            <w:tcW w:w="0" w:type="auto"/>
            <w:tcBorders>
              <w:top w:val="single" w:sz="6" w:space="0" w:color="D3D3D3"/>
              <w:left w:val="nil"/>
              <w:right w:val="nil"/>
            </w:tcBorders>
            <w:shd w:val="clear" w:color="auto" w:fill="FEACA9"/>
            <w:tcMar>
              <w:top w:w="120" w:type="dxa"/>
              <w:left w:w="75" w:type="dxa"/>
              <w:bottom w:w="120" w:type="dxa"/>
              <w:right w:w="75" w:type="dxa"/>
            </w:tcMar>
            <w:vAlign w:val="center"/>
            <w:hideMark/>
          </w:tcPr>
          <w:p w14:paraId="3781052D"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71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BB06C6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A3BC28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66</w:t>
            </w:r>
          </w:p>
        </w:tc>
      </w:tr>
      <w:tr w:rsidR="00A946C4" w:rsidRPr="00A946C4" w14:paraId="2075F3A6"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331222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MZ</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EF715A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806239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E916BF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BE6ED0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51FA4F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A07A05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1A028D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84C83A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73</w:t>
            </w:r>
          </w:p>
        </w:tc>
        <w:tc>
          <w:tcPr>
            <w:tcW w:w="0" w:type="auto"/>
            <w:tcBorders>
              <w:top w:val="single" w:sz="6" w:space="0" w:color="D3D3D3"/>
              <w:left w:val="nil"/>
              <w:right w:val="nil"/>
            </w:tcBorders>
            <w:shd w:val="clear" w:color="auto" w:fill="FEACA9"/>
            <w:tcMar>
              <w:top w:w="120" w:type="dxa"/>
              <w:left w:w="75" w:type="dxa"/>
              <w:bottom w:w="120" w:type="dxa"/>
              <w:right w:w="75" w:type="dxa"/>
            </w:tcMar>
            <w:vAlign w:val="center"/>
            <w:hideMark/>
          </w:tcPr>
          <w:p w14:paraId="1A63375F"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71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B4FF69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5B4498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66</w:t>
            </w:r>
          </w:p>
        </w:tc>
      </w:tr>
      <w:tr w:rsidR="00A946C4" w:rsidRPr="00A946C4" w14:paraId="56DB07EB"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810E9E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NE</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BEAA23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35D89D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67D0A8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60A346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088952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2CED52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3D521A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278B24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005C55"/>
            <w:tcMar>
              <w:top w:w="120" w:type="dxa"/>
              <w:left w:w="75" w:type="dxa"/>
              <w:bottom w:w="120" w:type="dxa"/>
              <w:right w:w="75" w:type="dxa"/>
            </w:tcMar>
            <w:vAlign w:val="center"/>
            <w:hideMark/>
          </w:tcPr>
          <w:p w14:paraId="4B5C0085"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38CC70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ABC5A2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98</w:t>
            </w:r>
          </w:p>
        </w:tc>
      </w:tr>
      <w:tr w:rsidR="00A946C4" w:rsidRPr="00A946C4" w14:paraId="5666006A"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BCBB15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NG</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05F30D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EE0B67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DC3D1D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C55CED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2ECEE9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68AD51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71D242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400B55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91</w:t>
            </w:r>
          </w:p>
        </w:tc>
        <w:tc>
          <w:tcPr>
            <w:tcW w:w="0" w:type="auto"/>
            <w:tcBorders>
              <w:top w:val="single" w:sz="6" w:space="0" w:color="D3D3D3"/>
              <w:left w:val="nil"/>
              <w:right w:val="nil"/>
            </w:tcBorders>
            <w:shd w:val="clear" w:color="auto" w:fill="49CBC1"/>
            <w:tcMar>
              <w:top w:w="120" w:type="dxa"/>
              <w:left w:w="75" w:type="dxa"/>
              <w:bottom w:w="120" w:type="dxa"/>
              <w:right w:w="75" w:type="dxa"/>
            </w:tcMar>
            <w:vAlign w:val="center"/>
            <w:hideMark/>
          </w:tcPr>
          <w:p w14:paraId="5A3AE91C"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90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10DAAB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45B1CA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87</w:t>
            </w:r>
          </w:p>
        </w:tc>
      </w:tr>
      <w:tr w:rsidR="00A946C4" w:rsidRPr="00A946C4" w14:paraId="690409E3"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22AB7A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RW</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BD35C2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68314A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DBBB49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50AE21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D91384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729733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C35898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CEAC32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81</w:t>
            </w:r>
          </w:p>
        </w:tc>
        <w:tc>
          <w:tcPr>
            <w:tcW w:w="0" w:type="auto"/>
            <w:tcBorders>
              <w:top w:val="single" w:sz="6" w:space="0" w:color="D3D3D3"/>
              <w:left w:val="nil"/>
              <w:right w:val="nil"/>
            </w:tcBorders>
            <w:shd w:val="clear" w:color="auto" w:fill="E7F2F1"/>
            <w:tcMar>
              <w:top w:w="120" w:type="dxa"/>
              <w:left w:w="75" w:type="dxa"/>
              <w:bottom w:w="120" w:type="dxa"/>
              <w:right w:w="75" w:type="dxa"/>
            </w:tcMar>
            <w:vAlign w:val="center"/>
            <w:hideMark/>
          </w:tcPr>
          <w:p w14:paraId="154CD22F"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79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F281EF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138543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75</w:t>
            </w:r>
          </w:p>
        </w:tc>
      </w:tr>
      <w:tr w:rsidR="00A946C4" w:rsidRPr="00A946C4" w14:paraId="1C0B39A5"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AFC3AF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SD</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96F9B9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9B15CC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441257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2474B0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4153A1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D63085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B44702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B8EC9D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00776F"/>
            <w:tcMar>
              <w:top w:w="120" w:type="dxa"/>
              <w:left w:w="75" w:type="dxa"/>
              <w:bottom w:w="120" w:type="dxa"/>
              <w:right w:w="75" w:type="dxa"/>
            </w:tcMar>
            <w:vAlign w:val="center"/>
            <w:hideMark/>
          </w:tcPr>
          <w:p w14:paraId="7FE19F0E"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97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D9FE28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9C169F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94</w:t>
            </w:r>
          </w:p>
        </w:tc>
      </w:tr>
      <w:tr w:rsidR="00A946C4" w:rsidRPr="00A946C4" w14:paraId="7DE69159"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5AF2DA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SL</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C77612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AD69D7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6647E1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846A68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97059C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630BFA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734F80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61D062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78</w:t>
            </w:r>
          </w:p>
        </w:tc>
        <w:tc>
          <w:tcPr>
            <w:tcW w:w="0" w:type="auto"/>
            <w:tcBorders>
              <w:top w:val="single" w:sz="6" w:space="0" w:color="D3D3D3"/>
              <w:left w:val="nil"/>
              <w:right w:val="nil"/>
            </w:tcBorders>
            <w:shd w:val="clear" w:color="auto" w:fill="FCD1D0"/>
            <w:tcMar>
              <w:top w:w="120" w:type="dxa"/>
              <w:left w:w="75" w:type="dxa"/>
              <w:bottom w:w="120" w:type="dxa"/>
              <w:right w:w="75" w:type="dxa"/>
            </w:tcMar>
            <w:vAlign w:val="center"/>
            <w:hideMark/>
          </w:tcPr>
          <w:p w14:paraId="5281000C"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75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9EBA11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F904CF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71</w:t>
            </w:r>
          </w:p>
        </w:tc>
      </w:tr>
      <w:tr w:rsidR="00A946C4" w:rsidRPr="00A946C4" w14:paraId="2DDC74DC"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16304D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SN</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EBC4E3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912809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5DBA8B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6E49DD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B87483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FEB733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6B13A5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817D83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74</w:t>
            </w:r>
          </w:p>
        </w:tc>
        <w:tc>
          <w:tcPr>
            <w:tcW w:w="0" w:type="auto"/>
            <w:tcBorders>
              <w:top w:val="single" w:sz="6" w:space="0" w:color="D3D3D3"/>
              <w:left w:val="nil"/>
              <w:right w:val="nil"/>
            </w:tcBorders>
            <w:shd w:val="clear" w:color="auto" w:fill="FEACA9"/>
            <w:tcMar>
              <w:top w:w="120" w:type="dxa"/>
              <w:left w:w="75" w:type="dxa"/>
              <w:bottom w:w="120" w:type="dxa"/>
              <w:right w:w="75" w:type="dxa"/>
            </w:tcMar>
            <w:vAlign w:val="center"/>
            <w:hideMark/>
          </w:tcPr>
          <w:p w14:paraId="25CEDA86"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71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BA21C0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519E7B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68</w:t>
            </w:r>
          </w:p>
        </w:tc>
      </w:tr>
      <w:tr w:rsidR="00A946C4" w:rsidRPr="00A946C4" w14:paraId="42FDC314"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D7BFA0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SO</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833E42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9C40DD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1531BD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C5FC5D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134E46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52B187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15646E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5EBC6B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93</w:t>
            </w:r>
          </w:p>
        </w:tc>
        <w:tc>
          <w:tcPr>
            <w:tcW w:w="0" w:type="auto"/>
            <w:tcBorders>
              <w:top w:val="single" w:sz="6" w:space="0" w:color="D3D3D3"/>
              <w:left w:val="nil"/>
              <w:right w:val="nil"/>
            </w:tcBorders>
            <w:shd w:val="clear" w:color="auto" w:fill="34C6BB"/>
            <w:tcMar>
              <w:top w:w="120" w:type="dxa"/>
              <w:left w:w="75" w:type="dxa"/>
              <w:bottom w:w="120" w:type="dxa"/>
              <w:right w:w="75" w:type="dxa"/>
            </w:tcMar>
            <w:vAlign w:val="center"/>
            <w:hideMark/>
          </w:tcPr>
          <w:p w14:paraId="213250EA"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91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256F36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CC5954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88</w:t>
            </w:r>
          </w:p>
        </w:tc>
      </w:tr>
      <w:tr w:rsidR="00A946C4" w:rsidRPr="00A946C4" w14:paraId="20E1DD90"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C31A5E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SS</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7B6DF1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D987FF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E71288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62D878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BB646B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AC415E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F88171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2EA38E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59</w:t>
            </w:r>
          </w:p>
        </w:tc>
        <w:tc>
          <w:tcPr>
            <w:tcW w:w="0" w:type="auto"/>
            <w:tcBorders>
              <w:top w:val="single" w:sz="6" w:space="0" w:color="D3D3D3"/>
              <w:left w:val="nil"/>
              <w:right w:val="nil"/>
            </w:tcBorders>
            <w:shd w:val="clear" w:color="auto" w:fill="7F312F"/>
            <w:tcMar>
              <w:top w:w="120" w:type="dxa"/>
              <w:left w:w="75" w:type="dxa"/>
              <w:bottom w:w="120" w:type="dxa"/>
              <w:right w:w="75" w:type="dxa"/>
            </w:tcMar>
            <w:vAlign w:val="center"/>
            <w:hideMark/>
          </w:tcPr>
          <w:p w14:paraId="0E95B948"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56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0F1BDF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510CEF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52</w:t>
            </w:r>
          </w:p>
        </w:tc>
      </w:tr>
      <w:tr w:rsidR="00A946C4" w:rsidRPr="00A946C4" w14:paraId="7445D47E"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3FD976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TD</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2A55BA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CBAC3D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3F8716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D22E91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F54D014"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3BF55F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E53037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1B887F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59</w:t>
            </w:r>
          </w:p>
        </w:tc>
        <w:tc>
          <w:tcPr>
            <w:tcW w:w="0" w:type="auto"/>
            <w:tcBorders>
              <w:top w:val="single" w:sz="6" w:space="0" w:color="D3D3D3"/>
              <w:left w:val="nil"/>
              <w:right w:val="nil"/>
            </w:tcBorders>
            <w:shd w:val="clear" w:color="auto" w:fill="7F312F"/>
            <w:tcMar>
              <w:top w:w="120" w:type="dxa"/>
              <w:left w:w="75" w:type="dxa"/>
              <w:bottom w:w="120" w:type="dxa"/>
              <w:right w:w="75" w:type="dxa"/>
            </w:tcMar>
            <w:vAlign w:val="center"/>
            <w:hideMark/>
          </w:tcPr>
          <w:p w14:paraId="6F447D6B"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56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18C73A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43D71D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54</w:t>
            </w:r>
          </w:p>
        </w:tc>
      </w:tr>
      <w:tr w:rsidR="00A946C4" w:rsidRPr="00A946C4" w14:paraId="163C527B"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5F5E26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TG</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4FA7FC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904B54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4AB69A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F00944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445C15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315D92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83884C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B49ED4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94</w:t>
            </w:r>
          </w:p>
        </w:tc>
        <w:tc>
          <w:tcPr>
            <w:tcW w:w="0" w:type="auto"/>
            <w:tcBorders>
              <w:top w:val="single" w:sz="6" w:space="0" w:color="D3D3D3"/>
              <w:left w:val="nil"/>
              <w:right w:val="nil"/>
            </w:tcBorders>
            <w:shd w:val="clear" w:color="auto" w:fill="2AB8AD"/>
            <w:tcMar>
              <w:top w:w="120" w:type="dxa"/>
              <w:left w:w="75" w:type="dxa"/>
              <w:bottom w:w="120" w:type="dxa"/>
              <w:right w:w="75" w:type="dxa"/>
            </w:tcMar>
            <w:vAlign w:val="center"/>
            <w:hideMark/>
          </w:tcPr>
          <w:p w14:paraId="6E209EB9"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92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476088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F33186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89</w:t>
            </w:r>
          </w:p>
        </w:tc>
      </w:tr>
      <w:tr w:rsidR="00A946C4" w:rsidRPr="00A946C4" w14:paraId="5F250C16"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335068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TZ</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448850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D24D79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96F27C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855BD0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C42B21A"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5B77E7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B7C629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DDF2B3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90</w:t>
            </w:r>
          </w:p>
        </w:tc>
        <w:tc>
          <w:tcPr>
            <w:tcW w:w="0" w:type="auto"/>
            <w:tcBorders>
              <w:top w:val="single" w:sz="6" w:space="0" w:color="D3D3D3"/>
              <w:left w:val="nil"/>
              <w:right w:val="nil"/>
            </w:tcBorders>
            <w:shd w:val="clear" w:color="auto" w:fill="54CEC5"/>
            <w:tcMar>
              <w:top w:w="120" w:type="dxa"/>
              <w:left w:w="75" w:type="dxa"/>
              <w:bottom w:w="120" w:type="dxa"/>
              <w:right w:w="75" w:type="dxa"/>
            </w:tcMar>
            <w:vAlign w:val="center"/>
            <w:hideMark/>
          </w:tcPr>
          <w:p w14:paraId="058AFB6A"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89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FDBB7B9"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B24001B"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86</w:t>
            </w:r>
          </w:p>
        </w:tc>
      </w:tr>
      <w:tr w:rsidR="00A946C4" w:rsidRPr="00A946C4" w14:paraId="0046333C"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B4D80A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UG</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74C9C1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10E1FD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5E9298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CEA8AB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CD764B2"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E3EC393"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8E1C01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793C69D"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82</w:t>
            </w:r>
          </w:p>
        </w:tc>
        <w:tc>
          <w:tcPr>
            <w:tcW w:w="0" w:type="auto"/>
            <w:tcBorders>
              <w:top w:val="single" w:sz="6" w:space="0" w:color="D3D3D3"/>
              <w:left w:val="nil"/>
              <w:right w:val="nil"/>
            </w:tcBorders>
            <w:shd w:val="clear" w:color="auto" w:fill="C4EBE8"/>
            <w:tcMar>
              <w:top w:w="120" w:type="dxa"/>
              <w:left w:w="75" w:type="dxa"/>
              <w:bottom w:w="120" w:type="dxa"/>
              <w:right w:w="75" w:type="dxa"/>
            </w:tcMar>
            <w:vAlign w:val="center"/>
            <w:hideMark/>
          </w:tcPr>
          <w:p w14:paraId="7B376A12"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81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7ED2A4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07AC0E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77</w:t>
            </w:r>
          </w:p>
        </w:tc>
      </w:tr>
      <w:tr w:rsidR="00A946C4" w:rsidRPr="00A946C4" w14:paraId="7F42758E"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02840D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ZM</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34B63DC"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E42B96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0CF6D0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0965965"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2F045D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80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6B4344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A4571B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52833A0"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72</w:t>
            </w:r>
          </w:p>
        </w:tc>
        <w:tc>
          <w:tcPr>
            <w:tcW w:w="0" w:type="auto"/>
            <w:tcBorders>
              <w:top w:val="single" w:sz="6" w:space="0" w:color="D3D3D3"/>
              <w:left w:val="nil"/>
              <w:right w:val="nil"/>
            </w:tcBorders>
            <w:shd w:val="clear" w:color="auto" w:fill="FEA4A1"/>
            <w:tcMar>
              <w:top w:w="120" w:type="dxa"/>
              <w:left w:w="75" w:type="dxa"/>
              <w:bottom w:w="120" w:type="dxa"/>
              <w:right w:w="75" w:type="dxa"/>
            </w:tcMar>
            <w:vAlign w:val="center"/>
            <w:hideMark/>
          </w:tcPr>
          <w:p w14:paraId="1251592B" w14:textId="77777777" w:rsidR="00A946C4" w:rsidRPr="00A946C4" w:rsidRDefault="00A946C4" w:rsidP="00234A4E">
            <w:pPr>
              <w:pStyle w:val="NoSpacing"/>
              <w:jc w:val="center"/>
              <w:rPr>
                <w:rFonts w:eastAsia="Times New Roman"/>
                <w:color w:val="000000"/>
                <w:sz w:val="20"/>
                <w:szCs w:val="20"/>
              </w:rPr>
            </w:pPr>
            <w:r w:rsidRPr="00A946C4">
              <w:rPr>
                <w:rFonts w:eastAsia="Times New Roman"/>
                <w:color w:val="000000"/>
                <w:sz w:val="20"/>
                <w:szCs w:val="20"/>
              </w:rPr>
              <w:t>70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5D68A8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28C666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66</w:t>
            </w:r>
          </w:p>
        </w:tc>
      </w:tr>
      <w:tr w:rsidR="00A946C4" w:rsidRPr="00A946C4" w14:paraId="4CC848A3"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3A4C27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ZW</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2C649F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C11768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4FD106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B6B26D1"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8BD133E"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897F9E7"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95AFE9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2E5C15F"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98</w:t>
            </w:r>
          </w:p>
        </w:tc>
        <w:tc>
          <w:tcPr>
            <w:tcW w:w="0" w:type="auto"/>
            <w:tcBorders>
              <w:top w:val="single" w:sz="6" w:space="0" w:color="D3D3D3"/>
              <w:left w:val="nil"/>
              <w:right w:val="nil"/>
            </w:tcBorders>
            <w:shd w:val="clear" w:color="auto" w:fill="008279"/>
            <w:tcMar>
              <w:top w:w="120" w:type="dxa"/>
              <w:left w:w="75" w:type="dxa"/>
              <w:bottom w:w="120" w:type="dxa"/>
              <w:right w:w="75" w:type="dxa"/>
            </w:tcMar>
            <w:vAlign w:val="center"/>
            <w:hideMark/>
          </w:tcPr>
          <w:p w14:paraId="43381D2C" w14:textId="77777777" w:rsidR="00A946C4" w:rsidRPr="00A946C4" w:rsidRDefault="00A946C4" w:rsidP="00234A4E">
            <w:pPr>
              <w:pStyle w:val="NoSpacing"/>
              <w:jc w:val="center"/>
              <w:rPr>
                <w:rFonts w:eastAsia="Times New Roman"/>
                <w:color w:val="FFFFFF"/>
                <w:sz w:val="20"/>
                <w:szCs w:val="20"/>
              </w:rPr>
            </w:pPr>
            <w:r w:rsidRPr="00A946C4">
              <w:rPr>
                <w:rFonts w:eastAsia="Times New Roman"/>
                <w:color w:val="FFFFFF"/>
                <w:sz w:val="20"/>
                <w:szCs w:val="20"/>
              </w:rPr>
              <w:t>96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AC3FBA6"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B99F7E8" w14:textId="77777777" w:rsidR="00A946C4" w:rsidRPr="00A946C4" w:rsidRDefault="00A946C4" w:rsidP="00234A4E">
            <w:pPr>
              <w:pStyle w:val="NoSpacing"/>
              <w:jc w:val="center"/>
              <w:rPr>
                <w:rFonts w:eastAsia="Times New Roman"/>
                <w:sz w:val="20"/>
                <w:szCs w:val="20"/>
              </w:rPr>
            </w:pPr>
            <w:r w:rsidRPr="00A946C4">
              <w:rPr>
                <w:rFonts w:eastAsia="Times New Roman"/>
                <w:sz w:val="20"/>
                <w:szCs w:val="20"/>
              </w:rPr>
              <w:t>93</w:t>
            </w:r>
          </w:p>
        </w:tc>
      </w:tr>
    </w:tbl>
    <w:p w14:paraId="06332B1A" w14:textId="77777777" w:rsidR="00A946C4" w:rsidRDefault="00A946C4" w:rsidP="00BC5F14"/>
    <w:p w14:paraId="400FB6BD" w14:textId="16040F39" w:rsidR="00830BD5" w:rsidRDefault="009B6D72" w:rsidP="009B6D72">
      <w:r>
        <w:t>Figures 2-4 illustrate scenario results for each country, for scenarios 1 (Figure 2), scenario 2 (Figure 3), and scenario 3 (Figure 4). Inputs of ITNs are indicated in orange for each year; the resulting population ITN access estimate is shown in green. The typical rise and fall of ITN access is apparent in Figures 2 and 4, while ITN access is maintained at a steady rate in Figure 3 where distributions are annual through continuous channels.</w:t>
      </w:r>
    </w:p>
    <w:p w14:paraId="737071DD" w14:textId="66B69AC2" w:rsidR="00830BD5" w:rsidRDefault="00830BD5" w:rsidP="00830BD5">
      <w:pPr>
        <w:pStyle w:val="Caption"/>
        <w:keepNext/>
      </w:pPr>
      <w:commentRangeStart w:id="35"/>
      <w:commentRangeStart w:id="36"/>
      <w:r>
        <w:lastRenderedPageBreak/>
        <w:t xml:space="preserve">Figure </w:t>
      </w:r>
      <w:fldSimple w:instr=" SEQ Figure \* ARABIC ">
        <w:r>
          <w:rPr>
            <w:noProof/>
          </w:rPr>
          <w:t>2</w:t>
        </w:r>
      </w:fldSimple>
      <w:commentRangeEnd w:id="35"/>
      <w:commentRangeEnd w:id="36"/>
      <w:del w:id="37" w:author="Amelia Bertozzi-Villa" w:date="2022-03-21T11:14:00Z">
        <w:r>
          <w:delText>:</w:delText>
        </w:r>
      </w:del>
      <w:r w:rsidR="00584246">
        <w:rPr>
          <w:rStyle w:val="CommentReference"/>
          <w:b w:val="0"/>
          <w:bCs w:val="0"/>
          <w:color w:val="auto"/>
        </w:rPr>
        <w:commentReference w:id="35"/>
      </w:r>
      <w:r w:rsidR="001F341F">
        <w:rPr>
          <w:rStyle w:val="CommentReference"/>
          <w:b w:val="0"/>
          <w:bCs w:val="0"/>
          <w:color w:val="auto"/>
        </w:rPr>
        <w:commentReference w:id="36"/>
      </w:r>
      <w:ins w:id="38" w:author="Amelia Bertozzi-Villa" w:date="2022-03-21T11:14:00Z">
        <w:r>
          <w:t>:</w:t>
        </w:r>
      </w:ins>
      <w:r>
        <w:t xml:space="preserve"> ITN access estimated for 3-year mass campaign strategy, with ANC/EPI distribution at 6% of the population annually</w:t>
      </w:r>
    </w:p>
    <w:p w14:paraId="31AE090A" w14:textId="3C8F7664" w:rsidR="00830BD5" w:rsidRPr="00830BD5" w:rsidRDefault="00830BD5" w:rsidP="00830BD5">
      <w:pPr>
        <w:spacing w:after="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6BDB6A3" wp14:editId="5085F0D1">
            <wp:extent cx="5853642" cy="50156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5872767" cy="5032007"/>
                    </a:xfrm>
                    <a:prstGeom prst="rect">
                      <a:avLst/>
                    </a:prstGeom>
                  </pic:spPr>
                </pic:pic>
              </a:graphicData>
            </a:graphic>
          </wp:inline>
        </w:drawing>
      </w:r>
    </w:p>
    <w:p w14:paraId="12C0558C" w14:textId="71866742" w:rsidR="00830BD5" w:rsidRDefault="00830BD5" w:rsidP="00830BD5">
      <w:pPr>
        <w:pStyle w:val="Caption"/>
        <w:keepNext/>
      </w:pPr>
      <w:r>
        <w:lastRenderedPageBreak/>
        <w:t xml:space="preserve">Figure </w:t>
      </w:r>
      <w:fldSimple w:instr=" SEQ Figure \* ARABIC ">
        <w:r>
          <w:rPr>
            <w:noProof/>
          </w:rPr>
          <w:t>3</w:t>
        </w:r>
      </w:fldSimple>
      <w:r>
        <w:t>: Estimated ITN access with annual ANC/EPI at 6% and full continuous distribution strategy at 17% of the population in nets each year</w:t>
      </w:r>
      <w:r w:rsidR="000E61A8">
        <w:t>. Shaded areas indicate 95% confidence intervals accounting for both net retention times and ITN access as a function of nets-per-</w:t>
      </w:r>
      <w:r w:rsidR="007A04AA">
        <w:t>capita</w:t>
      </w:r>
      <w:r w:rsidR="000E61A8">
        <w:t xml:space="preserve"> (NP</w:t>
      </w:r>
      <w:r w:rsidR="007A04AA">
        <w:t>C</w:t>
      </w:r>
      <w:r w:rsidR="000E61A8">
        <w:t>).</w:t>
      </w:r>
    </w:p>
    <w:p w14:paraId="6512B0DB" w14:textId="35E257B0" w:rsidR="00BC5F14" w:rsidRDefault="00830BD5" w:rsidP="00BC5F14">
      <w:r>
        <w:rPr>
          <w:noProof/>
        </w:rPr>
        <w:drawing>
          <wp:inline distT="0" distB="0" distL="0" distR="0" wp14:anchorId="7126A37F" wp14:editId="4E381F81">
            <wp:extent cx="5613149" cy="4809557"/>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5644751" cy="4836635"/>
                    </a:xfrm>
                    <a:prstGeom prst="rect">
                      <a:avLst/>
                    </a:prstGeom>
                  </pic:spPr>
                </pic:pic>
              </a:graphicData>
            </a:graphic>
          </wp:inline>
        </w:drawing>
      </w:r>
    </w:p>
    <w:p w14:paraId="571D16AD" w14:textId="27081E9A" w:rsidR="00830BD5" w:rsidRDefault="00830BD5" w:rsidP="00830BD5">
      <w:pPr>
        <w:pStyle w:val="Caption"/>
        <w:keepNext/>
      </w:pPr>
      <w:r>
        <w:lastRenderedPageBreak/>
        <w:t xml:space="preserve">Figure </w:t>
      </w:r>
      <w:fldSimple w:instr=" SEQ Figure \* ARABIC ">
        <w:r>
          <w:rPr>
            <w:noProof/>
          </w:rPr>
          <w:t>4</w:t>
        </w:r>
      </w:fldSimple>
      <w:r>
        <w:t xml:space="preserve">: Scenario 3 - three-year mass campaigns with ANC/EPI distribution at 6%, and between-campaign continuous distribution at </w:t>
      </w:r>
      <w:commentRangeStart w:id="39"/>
      <w:r>
        <w:t>10</w:t>
      </w:r>
      <w:commentRangeEnd w:id="39"/>
      <w:r w:rsidR="00A74903">
        <w:rPr>
          <w:rStyle w:val="CommentReference"/>
          <w:i/>
          <w:iCs/>
          <w:color w:val="auto"/>
        </w:rPr>
        <w:commentReference w:id="39"/>
      </w:r>
      <w:r>
        <w:t>%</w:t>
      </w:r>
    </w:p>
    <w:p w14:paraId="3CB6A6F0" w14:textId="37662F24" w:rsidR="00BC5F14" w:rsidRPr="00BC5F14" w:rsidRDefault="00830BD5" w:rsidP="00BC5F14">
      <w:r>
        <w:rPr>
          <w:noProof/>
        </w:rPr>
        <w:drawing>
          <wp:inline distT="0" distB="0" distL="0" distR="0" wp14:anchorId="662B41A8" wp14:editId="6A067130">
            <wp:extent cx="5943600" cy="5092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5943600" cy="5092700"/>
                    </a:xfrm>
                    <a:prstGeom prst="rect">
                      <a:avLst/>
                    </a:prstGeom>
                  </pic:spPr>
                </pic:pic>
              </a:graphicData>
            </a:graphic>
          </wp:inline>
        </w:drawing>
      </w:r>
    </w:p>
    <w:p w14:paraId="243D4463" w14:textId="02DFFA9B" w:rsidR="00D62F4E" w:rsidRDefault="00D62F4E" w:rsidP="00830BD5">
      <w:r>
        <w:t xml:space="preserve">The complete set of graphs </w:t>
      </w:r>
      <w:r w:rsidR="00830BD5">
        <w:t xml:space="preserve">for all scenarios </w:t>
      </w:r>
      <w:r>
        <w:t>is included as Supplemental File 1.</w:t>
      </w:r>
    </w:p>
    <w:p w14:paraId="659DCA33" w14:textId="77777777" w:rsidR="00792D06" w:rsidRDefault="00792D06" w:rsidP="00830BD5"/>
    <w:p w14:paraId="215FE541" w14:textId="44C52728" w:rsidR="00792D06" w:rsidRDefault="00000000" w:rsidP="00830BD5">
      <w:fldSimple w:instr=" REF _Ref92382891 ">
        <w:r w:rsidR="00792D06">
          <w:t xml:space="preserve">Table </w:t>
        </w:r>
        <w:r w:rsidR="00792D06">
          <w:rPr>
            <w:noProof/>
          </w:rPr>
          <w:t>5</w:t>
        </w:r>
      </w:fldSimple>
      <w:r w:rsidR="00792D06">
        <w:t xml:space="preserve"> summarizes the recommended quantifiers under each scenario, given a target of maintaining 80% population ITN access. </w:t>
      </w:r>
    </w:p>
    <w:p w14:paraId="22FABA02" w14:textId="77777777" w:rsidR="004F2155" w:rsidRPr="004F2155" w:rsidRDefault="004F2155" w:rsidP="004F2155">
      <w:pPr>
        <w:pStyle w:val="NoSpacing"/>
        <w:rPr>
          <w:sz w:val="20"/>
          <w:szCs w:val="20"/>
        </w:rPr>
      </w:pPr>
    </w:p>
    <w:p w14:paraId="3E5AC086" w14:textId="6C74FDA4" w:rsidR="004F2155" w:rsidRDefault="004F2155" w:rsidP="004F2155">
      <w:pPr>
        <w:pStyle w:val="Caption"/>
        <w:keepNext/>
      </w:pPr>
      <w:bookmarkStart w:id="40" w:name="_Ref92382891"/>
      <w:r>
        <w:t xml:space="preserve">Table </w:t>
      </w:r>
      <w:fldSimple w:instr=" SEQ Table \* ARABIC ">
        <w:r>
          <w:rPr>
            <w:noProof/>
          </w:rPr>
          <w:t>5</w:t>
        </w:r>
      </w:fldSimple>
      <w:bookmarkEnd w:id="40"/>
      <w:r>
        <w:t>: Summary of recommended quantifiers for scenarios, to maintain ITN access at or above 80%</w:t>
      </w:r>
    </w:p>
    <w:tbl>
      <w:tblPr>
        <w:tblW w:w="0" w:type="auto"/>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
      <w:tblGrid>
        <w:gridCol w:w="1585"/>
        <w:gridCol w:w="1298"/>
        <w:gridCol w:w="1616"/>
        <w:gridCol w:w="2181"/>
        <w:gridCol w:w="1340"/>
        <w:gridCol w:w="1340"/>
      </w:tblGrid>
      <w:tr w:rsidR="004F2155" w:rsidRPr="004F2155" w14:paraId="67E2EE78" w14:textId="77777777" w:rsidTr="00211E89">
        <w:trPr>
          <w:trHeight w:val="20"/>
        </w:trPr>
        <w:tc>
          <w:tcPr>
            <w:tcW w:w="0" w:type="auto"/>
            <w:gridSpan w:val="6"/>
            <w:tcBorders>
              <w:left w:val="nil"/>
              <w:bottom w:val="nil"/>
              <w:right w:val="nil"/>
            </w:tcBorders>
            <w:shd w:val="clear" w:color="auto" w:fill="FFFFFF"/>
            <w:tcMar>
              <w:top w:w="60" w:type="dxa"/>
              <w:left w:w="0" w:type="dxa"/>
              <w:bottom w:w="60" w:type="dxa"/>
              <w:right w:w="0" w:type="dxa"/>
            </w:tcMar>
            <w:vAlign w:val="center"/>
            <w:hideMark/>
          </w:tcPr>
          <w:p w14:paraId="17AD214B" w14:textId="77777777" w:rsidR="004F2155" w:rsidRPr="004F2155" w:rsidRDefault="004F2155" w:rsidP="004F2155">
            <w:pPr>
              <w:pStyle w:val="NoSpacing"/>
              <w:jc w:val="center"/>
              <w:rPr>
                <w:rFonts w:ascii="Helvetica Neue" w:hAnsi="Helvetica Neue"/>
                <w:color w:val="333333"/>
                <w:sz w:val="20"/>
                <w:szCs w:val="20"/>
              </w:rPr>
            </w:pPr>
            <w:r w:rsidRPr="004F2155">
              <w:rPr>
                <w:rFonts w:ascii="Helvetica Neue" w:hAnsi="Helvetica Neue"/>
                <w:color w:val="333333"/>
                <w:sz w:val="20"/>
                <w:szCs w:val="20"/>
              </w:rPr>
              <w:t>Recommended quantifiers</w:t>
            </w:r>
          </w:p>
        </w:tc>
      </w:tr>
      <w:tr w:rsidR="004F2155" w:rsidRPr="004F2155" w14:paraId="3949EB09" w14:textId="77777777" w:rsidTr="00211E89">
        <w:trPr>
          <w:trHeight w:val="20"/>
        </w:trPr>
        <w:tc>
          <w:tcPr>
            <w:tcW w:w="0" w:type="auto"/>
            <w:gridSpan w:val="6"/>
            <w:tcBorders>
              <w:top w:val="nil"/>
              <w:left w:val="nil"/>
              <w:bottom w:val="single" w:sz="12" w:space="0" w:color="D3D3D3"/>
              <w:right w:val="nil"/>
            </w:tcBorders>
            <w:shd w:val="clear" w:color="auto" w:fill="FFFFFF"/>
            <w:tcMar>
              <w:top w:w="0" w:type="dxa"/>
              <w:left w:w="0" w:type="dxa"/>
              <w:bottom w:w="90" w:type="dxa"/>
              <w:right w:w="0" w:type="dxa"/>
            </w:tcMar>
            <w:vAlign w:val="center"/>
            <w:hideMark/>
          </w:tcPr>
          <w:p w14:paraId="07E36297" w14:textId="77777777" w:rsidR="004F2155" w:rsidRPr="004F2155" w:rsidRDefault="004F2155" w:rsidP="004F2155">
            <w:pPr>
              <w:pStyle w:val="NoSpacing"/>
              <w:jc w:val="center"/>
              <w:rPr>
                <w:rFonts w:ascii="Helvetica Neue" w:hAnsi="Helvetica Neue"/>
                <w:color w:val="333333"/>
                <w:sz w:val="20"/>
                <w:szCs w:val="20"/>
              </w:rPr>
            </w:pPr>
            <w:r w:rsidRPr="004F2155">
              <w:rPr>
                <w:rFonts w:ascii="Helvetica Neue" w:hAnsi="Helvetica Neue"/>
                <w:color w:val="333333"/>
                <w:sz w:val="20"/>
                <w:szCs w:val="20"/>
              </w:rPr>
              <w:t xml:space="preserve">To maintain </w:t>
            </w:r>
            <w:commentRangeStart w:id="41"/>
            <w:r w:rsidRPr="004F2155">
              <w:rPr>
                <w:rFonts w:ascii="Helvetica Neue" w:hAnsi="Helvetica Neue"/>
                <w:color w:val="333333"/>
                <w:sz w:val="20"/>
                <w:szCs w:val="20"/>
              </w:rPr>
              <w:t>80</w:t>
            </w:r>
            <w:commentRangeEnd w:id="41"/>
            <w:r w:rsidR="005246E1">
              <w:rPr>
                <w:rStyle w:val="CommentReference"/>
              </w:rPr>
              <w:commentReference w:id="41"/>
            </w:r>
            <w:r w:rsidRPr="004F2155">
              <w:rPr>
                <w:rFonts w:ascii="Helvetica Neue" w:hAnsi="Helvetica Neue"/>
                <w:color w:val="333333"/>
                <w:sz w:val="20"/>
                <w:szCs w:val="20"/>
              </w:rPr>
              <w:t>% population ITN access</w:t>
            </w:r>
          </w:p>
        </w:tc>
      </w:tr>
      <w:tr w:rsidR="00211E89" w:rsidRPr="004F2155" w14:paraId="530685D0" w14:textId="77777777" w:rsidTr="00211E89">
        <w:trPr>
          <w:trHeight w:val="20"/>
          <w:tblHeader/>
        </w:trPr>
        <w:tc>
          <w:tcPr>
            <w:tcW w:w="0" w:type="auto"/>
            <w:vMerge w:val="restart"/>
            <w:tcBorders>
              <w:left w:val="nil"/>
              <w:right w:val="nil"/>
            </w:tcBorders>
            <w:shd w:val="clear" w:color="auto" w:fill="FFFFFF"/>
            <w:tcMar>
              <w:top w:w="75" w:type="dxa"/>
              <w:left w:w="75" w:type="dxa"/>
              <w:bottom w:w="90" w:type="dxa"/>
              <w:right w:w="75" w:type="dxa"/>
            </w:tcMar>
            <w:vAlign w:val="bottom"/>
            <w:hideMark/>
          </w:tcPr>
          <w:p w14:paraId="63CA8A3D" w14:textId="45681195" w:rsidR="004F2155" w:rsidRPr="004F2155" w:rsidRDefault="00792D06" w:rsidP="004F2155">
            <w:pPr>
              <w:pStyle w:val="NoSpacing"/>
              <w:rPr>
                <w:rFonts w:ascii="Helvetica Neue" w:hAnsi="Helvetica Neue"/>
                <w:color w:val="333333"/>
                <w:sz w:val="20"/>
                <w:szCs w:val="20"/>
              </w:rPr>
            </w:pPr>
            <w:commentRangeStart w:id="42"/>
            <w:commentRangeStart w:id="43"/>
            <w:r>
              <w:rPr>
                <w:rFonts w:ascii="Helvetica Neue" w:hAnsi="Helvetica Neue"/>
                <w:color w:val="333333"/>
                <w:sz w:val="20"/>
                <w:szCs w:val="20"/>
              </w:rPr>
              <w:t>Country</w:t>
            </w:r>
            <w:commentRangeEnd w:id="42"/>
            <w:r>
              <w:rPr>
                <w:rStyle w:val="CommentReference"/>
              </w:rPr>
              <w:commentReference w:id="42"/>
            </w:r>
            <w:commentRangeEnd w:id="43"/>
            <w:r w:rsidR="00CE06D4">
              <w:rPr>
                <w:rStyle w:val="CommentReference"/>
              </w:rPr>
              <w:commentReference w:id="43"/>
            </w:r>
          </w:p>
        </w:tc>
        <w:tc>
          <w:tcPr>
            <w:tcW w:w="0" w:type="auto"/>
            <w:vMerge w:val="restart"/>
            <w:tcBorders>
              <w:left w:val="nil"/>
              <w:right w:val="nil"/>
            </w:tcBorders>
            <w:shd w:val="clear" w:color="auto" w:fill="FFFFFF"/>
            <w:tcMar>
              <w:top w:w="75" w:type="dxa"/>
              <w:left w:w="75" w:type="dxa"/>
              <w:bottom w:w="90" w:type="dxa"/>
              <w:right w:w="75" w:type="dxa"/>
            </w:tcMar>
            <w:vAlign w:val="bottom"/>
            <w:hideMark/>
          </w:tcPr>
          <w:p w14:paraId="6C263B6C" w14:textId="77777777" w:rsidR="004F2155" w:rsidRPr="004F2155" w:rsidRDefault="004F2155" w:rsidP="004F2155">
            <w:pPr>
              <w:pStyle w:val="NoSpacing"/>
              <w:rPr>
                <w:rFonts w:ascii="Helvetica Neue" w:hAnsi="Helvetica Neue"/>
                <w:color w:val="333333"/>
                <w:sz w:val="20"/>
                <w:szCs w:val="20"/>
              </w:rPr>
            </w:pPr>
            <w:commentRangeStart w:id="44"/>
            <w:r w:rsidRPr="004F2155">
              <w:rPr>
                <w:rFonts w:ascii="Helvetica Neue" w:hAnsi="Helvetica Neue"/>
                <w:color w:val="333333"/>
                <w:sz w:val="20"/>
                <w:szCs w:val="20"/>
              </w:rPr>
              <w:t>Campaign</w:t>
            </w:r>
            <w:commentRangeEnd w:id="44"/>
            <w:r>
              <w:rPr>
                <w:rStyle w:val="CommentReference"/>
              </w:rPr>
              <w:commentReference w:id="44"/>
            </w:r>
            <w:r w:rsidRPr="004F2155">
              <w:rPr>
                <w:rFonts w:ascii="Helvetica Neue" w:hAnsi="Helvetica Neue"/>
                <w:color w:val="333333"/>
                <w:sz w:val="20"/>
                <w:szCs w:val="20"/>
              </w:rPr>
              <w:t xml:space="preserve"> + routine</w:t>
            </w:r>
          </w:p>
        </w:tc>
        <w:tc>
          <w:tcPr>
            <w:tcW w:w="0" w:type="auto"/>
            <w:gridSpan w:val="2"/>
            <w:shd w:val="clear" w:color="auto" w:fill="FFFFFF"/>
            <w:tcMar>
              <w:top w:w="0" w:type="dxa"/>
              <w:left w:w="60" w:type="dxa"/>
              <w:bottom w:w="0" w:type="dxa"/>
              <w:right w:w="60" w:type="dxa"/>
            </w:tcMar>
            <w:vAlign w:val="center"/>
            <w:hideMark/>
          </w:tcPr>
          <w:p w14:paraId="11C28257" w14:textId="77777777" w:rsidR="004F2155" w:rsidRPr="004F2155" w:rsidRDefault="004F2155" w:rsidP="004F2155">
            <w:pPr>
              <w:pStyle w:val="NoSpacing"/>
              <w:rPr>
                <w:rFonts w:ascii="Helvetica Neue" w:hAnsi="Helvetica Neue"/>
                <w:color w:val="333333"/>
                <w:sz w:val="20"/>
                <w:szCs w:val="20"/>
              </w:rPr>
            </w:pPr>
            <w:r w:rsidRPr="004F2155">
              <w:rPr>
                <w:rStyle w:val="gtcolumnspanner"/>
                <w:rFonts w:ascii="Helvetica Neue" w:hAnsi="Helvetica Neue"/>
                <w:color w:val="333333"/>
                <w:sz w:val="20"/>
                <w:szCs w:val="20"/>
              </w:rPr>
              <w:t>Continuous Distribution</w:t>
            </w:r>
          </w:p>
        </w:tc>
        <w:tc>
          <w:tcPr>
            <w:tcW w:w="0" w:type="auto"/>
            <w:gridSpan w:val="2"/>
            <w:shd w:val="clear" w:color="auto" w:fill="FFFFFF"/>
            <w:tcMar>
              <w:top w:w="0" w:type="dxa"/>
              <w:left w:w="60" w:type="dxa"/>
              <w:bottom w:w="0" w:type="dxa"/>
              <w:right w:w="0" w:type="dxa"/>
            </w:tcMar>
            <w:vAlign w:val="center"/>
            <w:hideMark/>
          </w:tcPr>
          <w:p w14:paraId="6E0F10DB" w14:textId="77777777" w:rsidR="004F2155" w:rsidRPr="004F2155" w:rsidRDefault="004F2155" w:rsidP="004F2155">
            <w:pPr>
              <w:pStyle w:val="NoSpacing"/>
              <w:rPr>
                <w:rFonts w:ascii="Helvetica Neue" w:hAnsi="Helvetica Neue"/>
                <w:color w:val="333333"/>
                <w:sz w:val="20"/>
                <w:szCs w:val="20"/>
              </w:rPr>
            </w:pPr>
            <w:r w:rsidRPr="004F2155">
              <w:rPr>
                <w:rStyle w:val="gtcolumnspanner"/>
                <w:rFonts w:ascii="Helvetica Neue" w:hAnsi="Helvetica Neue"/>
                <w:color w:val="333333"/>
                <w:sz w:val="20"/>
                <w:szCs w:val="20"/>
              </w:rPr>
              <w:t>Mass Campaign</w:t>
            </w:r>
          </w:p>
        </w:tc>
      </w:tr>
      <w:tr w:rsidR="009B6552" w:rsidRPr="004F2155" w14:paraId="6A392B64" w14:textId="77777777" w:rsidTr="00211E89">
        <w:trPr>
          <w:trHeight w:val="20"/>
          <w:tblHeader/>
        </w:trPr>
        <w:tc>
          <w:tcPr>
            <w:tcW w:w="0" w:type="auto"/>
            <w:vMerge/>
            <w:tcBorders>
              <w:left w:val="nil"/>
              <w:right w:val="nil"/>
            </w:tcBorders>
            <w:shd w:val="clear" w:color="auto" w:fill="FFFFFF"/>
            <w:vAlign w:val="center"/>
            <w:hideMark/>
          </w:tcPr>
          <w:p w14:paraId="3C4857E7" w14:textId="77777777" w:rsidR="004F2155" w:rsidRPr="004F2155" w:rsidRDefault="004F2155" w:rsidP="004F2155">
            <w:pPr>
              <w:pStyle w:val="NoSpacing"/>
              <w:rPr>
                <w:rFonts w:ascii="Helvetica Neue" w:hAnsi="Helvetica Neue"/>
                <w:color w:val="333333"/>
                <w:sz w:val="20"/>
                <w:szCs w:val="20"/>
              </w:rPr>
            </w:pPr>
          </w:p>
        </w:tc>
        <w:tc>
          <w:tcPr>
            <w:tcW w:w="0" w:type="auto"/>
            <w:vMerge/>
            <w:tcBorders>
              <w:left w:val="nil"/>
              <w:right w:val="nil"/>
            </w:tcBorders>
            <w:shd w:val="clear" w:color="auto" w:fill="FFFFFF"/>
            <w:vAlign w:val="center"/>
            <w:hideMark/>
          </w:tcPr>
          <w:p w14:paraId="3E60FC81" w14:textId="77777777" w:rsidR="004F2155" w:rsidRPr="004F2155" w:rsidRDefault="004F2155" w:rsidP="004F2155">
            <w:pPr>
              <w:pStyle w:val="NoSpacing"/>
              <w:rPr>
                <w:rFonts w:ascii="Helvetica Neue" w:hAnsi="Helvetica Neue"/>
                <w:color w:val="333333"/>
                <w:sz w:val="20"/>
                <w:szCs w:val="20"/>
              </w:rPr>
            </w:pPr>
          </w:p>
        </w:tc>
        <w:tc>
          <w:tcPr>
            <w:tcW w:w="0" w:type="auto"/>
            <w:tcBorders>
              <w:left w:val="nil"/>
              <w:right w:val="nil"/>
            </w:tcBorders>
            <w:shd w:val="clear" w:color="auto" w:fill="FFFFFF"/>
            <w:tcMar>
              <w:top w:w="75" w:type="dxa"/>
              <w:left w:w="75" w:type="dxa"/>
              <w:bottom w:w="90" w:type="dxa"/>
              <w:right w:w="75" w:type="dxa"/>
            </w:tcMar>
            <w:vAlign w:val="bottom"/>
            <w:hideMark/>
          </w:tcPr>
          <w:p w14:paraId="29C3B48F"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Full-scale continuous + routine</w:t>
            </w:r>
          </w:p>
        </w:tc>
        <w:tc>
          <w:tcPr>
            <w:tcW w:w="0" w:type="auto"/>
            <w:tcBorders>
              <w:left w:val="nil"/>
              <w:right w:val="nil"/>
            </w:tcBorders>
            <w:shd w:val="clear" w:color="auto" w:fill="FFFFFF"/>
            <w:tcMar>
              <w:top w:w="75" w:type="dxa"/>
              <w:left w:w="75" w:type="dxa"/>
              <w:bottom w:w="90" w:type="dxa"/>
              <w:right w:w="75" w:type="dxa"/>
            </w:tcMar>
            <w:vAlign w:val="bottom"/>
            <w:hideMark/>
          </w:tcPr>
          <w:p w14:paraId="53F2A7AB" w14:textId="77777777" w:rsidR="004F2155" w:rsidRPr="004F2155" w:rsidRDefault="004F2155" w:rsidP="004F2155">
            <w:pPr>
              <w:pStyle w:val="NoSpacing"/>
              <w:rPr>
                <w:rFonts w:ascii="Helvetica Neue" w:hAnsi="Helvetica Neue"/>
                <w:color w:val="333333"/>
                <w:sz w:val="20"/>
                <w:szCs w:val="20"/>
              </w:rPr>
            </w:pPr>
            <w:commentRangeStart w:id="45"/>
            <w:r w:rsidRPr="004F2155">
              <w:rPr>
                <w:rFonts w:ascii="Helvetica Neue" w:hAnsi="Helvetica Neue"/>
                <w:color w:val="333333"/>
                <w:sz w:val="20"/>
                <w:szCs w:val="20"/>
              </w:rPr>
              <w:t xml:space="preserve">Campaign </w:t>
            </w:r>
            <w:commentRangeEnd w:id="45"/>
            <w:r w:rsidR="009B6552">
              <w:rPr>
                <w:rStyle w:val="CommentReference"/>
              </w:rPr>
              <w:commentReference w:id="45"/>
            </w:r>
            <w:r w:rsidRPr="004F2155">
              <w:rPr>
                <w:rFonts w:ascii="Helvetica Neue" w:hAnsi="Helvetica Neue"/>
                <w:color w:val="333333"/>
                <w:sz w:val="20"/>
                <w:szCs w:val="20"/>
              </w:rPr>
              <w:t>+ routine + continuous between campaigns</w:t>
            </w:r>
          </w:p>
        </w:tc>
        <w:tc>
          <w:tcPr>
            <w:tcW w:w="0" w:type="auto"/>
            <w:tcBorders>
              <w:left w:val="nil"/>
              <w:right w:val="nil"/>
            </w:tcBorders>
            <w:shd w:val="clear" w:color="auto" w:fill="FFFFFF"/>
            <w:tcMar>
              <w:top w:w="75" w:type="dxa"/>
              <w:left w:w="75" w:type="dxa"/>
              <w:bottom w:w="90" w:type="dxa"/>
              <w:right w:w="75" w:type="dxa"/>
            </w:tcMar>
            <w:vAlign w:val="bottom"/>
            <w:hideMark/>
          </w:tcPr>
          <w:p w14:paraId="1F171D2B"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3-yearly campaigns</w:t>
            </w:r>
          </w:p>
        </w:tc>
        <w:tc>
          <w:tcPr>
            <w:tcW w:w="0" w:type="auto"/>
            <w:tcBorders>
              <w:left w:val="nil"/>
              <w:right w:val="nil"/>
            </w:tcBorders>
            <w:shd w:val="clear" w:color="auto" w:fill="FFFFFF"/>
            <w:tcMar>
              <w:top w:w="75" w:type="dxa"/>
              <w:left w:w="75" w:type="dxa"/>
              <w:bottom w:w="90" w:type="dxa"/>
              <w:right w:w="75" w:type="dxa"/>
            </w:tcMar>
            <w:vAlign w:val="bottom"/>
            <w:hideMark/>
          </w:tcPr>
          <w:p w14:paraId="54C6D07D"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2-yearly campaigns</w:t>
            </w:r>
          </w:p>
        </w:tc>
      </w:tr>
      <w:tr w:rsidR="009B6552" w:rsidRPr="004F2155" w14:paraId="1E245F6D"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E428F52"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Angola</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A80F728"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096A67A"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30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E7D7435"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DDFDF95"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0913829"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1.1</w:t>
            </w:r>
          </w:p>
        </w:tc>
      </w:tr>
      <w:tr w:rsidR="009B6552" w:rsidRPr="004F2155" w14:paraId="0D6A8148"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46DACF7"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Burkina Faso</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E916DCD"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C2E24DF"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14938DC"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1170C16"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C37A2B9"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1.7</w:t>
            </w:r>
          </w:p>
        </w:tc>
      </w:tr>
      <w:tr w:rsidR="009B6552" w:rsidRPr="004F2155" w14:paraId="67DA34B3"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9EE541D"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Burundi</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71DB5C6"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9D35395"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B3A4F20"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6FA49DA"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AF0181E"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1.4</w:t>
            </w:r>
          </w:p>
        </w:tc>
      </w:tr>
      <w:tr w:rsidR="009B6552" w:rsidRPr="004F2155" w14:paraId="05F6DB28"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924B655"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Benin</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073A5A8"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FA70282" w14:textId="77777777" w:rsidR="004F2155" w:rsidRPr="004F2155" w:rsidRDefault="004F2155" w:rsidP="004F2155">
            <w:pPr>
              <w:pStyle w:val="NoSpacing"/>
              <w:rPr>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5182552"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30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A5C8A70"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B37C7BF"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1.1</w:t>
            </w:r>
          </w:p>
        </w:tc>
      </w:tr>
      <w:tr w:rsidR="009B6552" w:rsidRPr="004F2155" w14:paraId="1D78DEA3"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A424F2B"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Congo - Kinshasa</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CE402F6"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2523EC8"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83F46F6"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E923012"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94B012D"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1.5</w:t>
            </w:r>
          </w:p>
        </w:tc>
      </w:tr>
      <w:tr w:rsidR="009B6552" w:rsidRPr="004F2155" w14:paraId="226418B2"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101CB09"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Central African Republic</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CD6FE78"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EED3881"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D9D90E4"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0CC677A"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CAA7555" w14:textId="77777777" w:rsidR="004F2155" w:rsidRPr="004F2155" w:rsidRDefault="004F2155" w:rsidP="004F2155">
            <w:pPr>
              <w:pStyle w:val="NoSpacing"/>
              <w:rPr>
                <w:rFonts w:ascii="Helvetica Neue" w:hAnsi="Helvetica Neue"/>
                <w:color w:val="333333"/>
                <w:sz w:val="20"/>
                <w:szCs w:val="20"/>
              </w:rPr>
            </w:pPr>
          </w:p>
        </w:tc>
      </w:tr>
      <w:tr w:rsidR="009B6552" w:rsidRPr="004F2155" w14:paraId="40855E3D"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5141DD5"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Congo - Brazzaville</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FC964EC"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C3184FC"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2C76374"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63F43EB"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41D3BA1" w14:textId="77777777" w:rsidR="004F2155" w:rsidRPr="004F2155" w:rsidRDefault="004F2155" w:rsidP="004F2155">
            <w:pPr>
              <w:pStyle w:val="NoSpacing"/>
              <w:rPr>
                <w:rFonts w:ascii="Helvetica Neue" w:hAnsi="Helvetica Neue"/>
                <w:color w:val="333333"/>
                <w:sz w:val="20"/>
                <w:szCs w:val="20"/>
              </w:rPr>
            </w:pPr>
          </w:p>
        </w:tc>
      </w:tr>
      <w:tr w:rsidR="009B6552" w:rsidRPr="004F2155" w14:paraId="0952C4AE"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77D2054"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Côte d’Ivoire</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64E0C01"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B2F8C3C"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A2395AA"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231799F"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F137A96"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1.9</w:t>
            </w:r>
          </w:p>
        </w:tc>
      </w:tr>
      <w:tr w:rsidR="009B6552" w:rsidRPr="004F2155" w14:paraId="26589F3D"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750082C"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Cameroon</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4566C54"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286C561"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74F0589"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D9436CE"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A07551B" w14:textId="77777777" w:rsidR="004F2155" w:rsidRPr="004F2155" w:rsidRDefault="004F2155" w:rsidP="004F2155">
            <w:pPr>
              <w:pStyle w:val="NoSpacing"/>
              <w:rPr>
                <w:rFonts w:ascii="Helvetica Neue" w:hAnsi="Helvetica Neue"/>
                <w:color w:val="333333"/>
                <w:sz w:val="20"/>
                <w:szCs w:val="20"/>
              </w:rPr>
            </w:pPr>
          </w:p>
        </w:tc>
      </w:tr>
      <w:tr w:rsidR="009B6552" w:rsidRPr="004F2155" w14:paraId="1350658C"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0E1A401"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Djibouti</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B5D80B8"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D200230" w14:textId="77777777" w:rsidR="004F2155" w:rsidRPr="004F2155" w:rsidRDefault="004F2155" w:rsidP="004F2155">
            <w:pPr>
              <w:pStyle w:val="NoSpacing"/>
              <w:rPr>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000C221"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8244BE5"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3807D37"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1.0</w:t>
            </w:r>
          </w:p>
        </w:tc>
      </w:tr>
      <w:tr w:rsidR="009B6552" w:rsidRPr="004F2155" w14:paraId="06481684"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E54790A"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Eritrea</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9B42B8E"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FF7C5E4"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F6FBDD5"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CD24D8C"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AF5E467" w14:textId="77777777" w:rsidR="004F2155" w:rsidRPr="004F2155" w:rsidRDefault="004F2155" w:rsidP="004F2155">
            <w:pPr>
              <w:pStyle w:val="NoSpacing"/>
              <w:rPr>
                <w:rFonts w:ascii="Helvetica Neue" w:hAnsi="Helvetica Neue"/>
                <w:color w:val="333333"/>
                <w:sz w:val="20"/>
                <w:szCs w:val="20"/>
              </w:rPr>
            </w:pPr>
          </w:p>
        </w:tc>
      </w:tr>
      <w:tr w:rsidR="009B6552" w:rsidRPr="004F2155" w14:paraId="6E5F26BD"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6948A4A"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Ethiopia</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B8A0588"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9032BA4"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9AE085E"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483FD87"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6A1F5CA"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1.4</w:t>
            </w:r>
          </w:p>
        </w:tc>
      </w:tr>
      <w:tr w:rsidR="009B6552" w:rsidRPr="004F2155" w14:paraId="4AE9704C"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35E1120"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Gabon</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AC3EB30"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922863A"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C84273A"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4E1B2D6"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196A29E" w14:textId="77777777" w:rsidR="004F2155" w:rsidRPr="004F2155" w:rsidRDefault="004F2155" w:rsidP="004F2155">
            <w:pPr>
              <w:pStyle w:val="NoSpacing"/>
              <w:rPr>
                <w:rFonts w:ascii="Helvetica Neue" w:hAnsi="Helvetica Neue"/>
                <w:color w:val="333333"/>
                <w:sz w:val="20"/>
                <w:szCs w:val="20"/>
              </w:rPr>
            </w:pPr>
          </w:p>
        </w:tc>
      </w:tr>
      <w:tr w:rsidR="009B6552" w:rsidRPr="004F2155" w14:paraId="64276EB1"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885F8D6"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Ghana</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6A812CB"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8E5C2B3"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16B1568"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4212274"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63396A7" w14:textId="77777777" w:rsidR="004F2155" w:rsidRPr="004F2155" w:rsidRDefault="004F2155" w:rsidP="004F2155">
            <w:pPr>
              <w:pStyle w:val="NoSpacing"/>
              <w:rPr>
                <w:sz w:val="20"/>
                <w:szCs w:val="20"/>
              </w:rPr>
            </w:pPr>
          </w:p>
        </w:tc>
      </w:tr>
      <w:tr w:rsidR="009B6552" w:rsidRPr="004F2155" w14:paraId="1F8EF376"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7CE56F6"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Gambia</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1EB1354"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2514FF0"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4747C89"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3DA5F26"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B81044D"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1.8</w:t>
            </w:r>
          </w:p>
        </w:tc>
      </w:tr>
      <w:tr w:rsidR="009B6552" w:rsidRPr="004F2155" w14:paraId="6ED95217"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A1EC883"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Guinea</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9FF30D8"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E018D7B"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C9D9EAB"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5DCF10B"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818148E"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1.6</w:t>
            </w:r>
          </w:p>
        </w:tc>
      </w:tr>
      <w:tr w:rsidR="009B6552" w:rsidRPr="004F2155" w14:paraId="0DC5DC31"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22F39A3"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Equatorial Guinea</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8C2F0AB"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9978A6B"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5A5EA7D"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921790E"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42DD80B" w14:textId="77777777" w:rsidR="004F2155" w:rsidRPr="004F2155" w:rsidRDefault="004F2155" w:rsidP="004F2155">
            <w:pPr>
              <w:pStyle w:val="NoSpacing"/>
              <w:rPr>
                <w:rFonts w:ascii="Helvetica Neue" w:hAnsi="Helvetica Neue"/>
                <w:color w:val="333333"/>
                <w:sz w:val="20"/>
                <w:szCs w:val="20"/>
              </w:rPr>
            </w:pPr>
          </w:p>
        </w:tc>
      </w:tr>
      <w:tr w:rsidR="009B6552" w:rsidRPr="004F2155" w14:paraId="15625B5B"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A9CEE22"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Guinea-Bissau</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168803D"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10CA7F5"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D944F52"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DB3FD83"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D118D31"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1.4</w:t>
            </w:r>
          </w:p>
        </w:tc>
      </w:tr>
      <w:tr w:rsidR="009B6552" w:rsidRPr="004F2155" w14:paraId="461173C9"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95781A1"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Kenya</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D14F9F2"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8C58784"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CEC9B2E"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C0A37CF"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F0BE308" w14:textId="77777777" w:rsidR="004F2155" w:rsidRPr="004F2155" w:rsidRDefault="004F2155" w:rsidP="004F2155">
            <w:pPr>
              <w:pStyle w:val="NoSpacing"/>
              <w:rPr>
                <w:rFonts w:ascii="Helvetica Neue" w:hAnsi="Helvetica Neue"/>
                <w:color w:val="333333"/>
                <w:sz w:val="20"/>
                <w:szCs w:val="20"/>
              </w:rPr>
            </w:pPr>
          </w:p>
        </w:tc>
      </w:tr>
      <w:tr w:rsidR="009B6552" w:rsidRPr="004F2155" w14:paraId="037D0C75"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693C39B"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Comoros</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DC3E621"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F604B25"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C2F850A"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60F85C1"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C8B34FF" w14:textId="77777777" w:rsidR="004F2155" w:rsidRPr="004F2155" w:rsidRDefault="004F2155" w:rsidP="004F2155">
            <w:pPr>
              <w:pStyle w:val="NoSpacing"/>
              <w:rPr>
                <w:rFonts w:ascii="Helvetica Neue" w:hAnsi="Helvetica Neue"/>
                <w:color w:val="333333"/>
                <w:sz w:val="20"/>
                <w:szCs w:val="20"/>
              </w:rPr>
            </w:pPr>
          </w:p>
        </w:tc>
      </w:tr>
      <w:tr w:rsidR="009B6552" w:rsidRPr="004F2155" w14:paraId="58DCC7E7"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F5394AE"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Liberia</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47BCF8B"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CD5FCE9" w14:textId="77777777" w:rsidR="004F2155" w:rsidRPr="004F2155" w:rsidRDefault="004F2155" w:rsidP="004F2155">
            <w:pPr>
              <w:pStyle w:val="NoSpacing"/>
              <w:rPr>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8544266"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3840F08"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C4186CA"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1.0</w:t>
            </w:r>
          </w:p>
        </w:tc>
      </w:tr>
      <w:tr w:rsidR="009B6552" w:rsidRPr="004F2155" w14:paraId="3388A48B"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8EDBE90"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Madagascar</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3B46564"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AA28750"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82E0E09"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9DD406B"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7FD17D9"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1.8</w:t>
            </w:r>
          </w:p>
        </w:tc>
      </w:tr>
      <w:tr w:rsidR="009B6552" w:rsidRPr="004F2155" w14:paraId="782F0032"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C1D31A1"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lastRenderedPageBreak/>
              <w:t>Mali</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705ABC1"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F9AE2C8"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3FADA11"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98C75A0"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C893E7C" w14:textId="77777777" w:rsidR="004F2155" w:rsidRPr="004F2155" w:rsidRDefault="004F2155" w:rsidP="004F2155">
            <w:pPr>
              <w:pStyle w:val="NoSpacing"/>
              <w:rPr>
                <w:rFonts w:ascii="Helvetica Neue" w:hAnsi="Helvetica Neue"/>
                <w:color w:val="333333"/>
                <w:sz w:val="20"/>
                <w:szCs w:val="20"/>
              </w:rPr>
            </w:pPr>
          </w:p>
        </w:tc>
      </w:tr>
      <w:tr w:rsidR="009B6552" w:rsidRPr="004F2155" w14:paraId="0E819353"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E27869C"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Mauritania</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D63DFAC"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B888A86" w14:textId="77777777" w:rsidR="004F2155" w:rsidRPr="004F2155" w:rsidRDefault="004F2155" w:rsidP="004F2155">
            <w:pPr>
              <w:pStyle w:val="NoSpacing"/>
              <w:rPr>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03703A1"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30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993263B"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D2E911B"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1.1</w:t>
            </w:r>
          </w:p>
        </w:tc>
      </w:tr>
      <w:tr w:rsidR="009B6552" w:rsidRPr="004F2155" w14:paraId="16ABD389"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BFD9AD1"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Malawi</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B28F839"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DC79AAB"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D85649F"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171DAB6"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7E065BD"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1.4</w:t>
            </w:r>
          </w:p>
        </w:tc>
      </w:tr>
      <w:tr w:rsidR="009B6552" w:rsidRPr="004F2155" w14:paraId="038B5257"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8DEFA5F"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Mozambique</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D37F2EA"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66EE421"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732C032"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10421D3"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6923F19"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1.4</w:t>
            </w:r>
          </w:p>
        </w:tc>
      </w:tr>
      <w:tr w:rsidR="009B6552" w:rsidRPr="004F2155" w14:paraId="03947F1E"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2E291B0"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Niger</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8FBC001"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D01A4E5"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31F9BB4"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EA5148E"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E126AB5" w14:textId="77777777" w:rsidR="004F2155" w:rsidRPr="004F2155" w:rsidRDefault="004F2155" w:rsidP="004F2155">
            <w:pPr>
              <w:pStyle w:val="NoSpacing"/>
              <w:rPr>
                <w:rFonts w:ascii="Helvetica Neue" w:hAnsi="Helvetica Neue"/>
                <w:color w:val="333333"/>
                <w:sz w:val="20"/>
                <w:szCs w:val="20"/>
              </w:rPr>
            </w:pPr>
          </w:p>
        </w:tc>
      </w:tr>
      <w:tr w:rsidR="009B6552" w:rsidRPr="004F2155" w14:paraId="6695370C"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2DD61CF"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Nigeria</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1FE4014"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1ED1F1A"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0CEE823"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CAC4955"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885F859" w14:textId="77777777" w:rsidR="004F2155" w:rsidRPr="004F2155" w:rsidRDefault="004F2155" w:rsidP="004F2155">
            <w:pPr>
              <w:pStyle w:val="NoSpacing"/>
              <w:rPr>
                <w:rFonts w:ascii="Helvetica Neue" w:hAnsi="Helvetica Neue"/>
                <w:color w:val="333333"/>
                <w:sz w:val="20"/>
                <w:szCs w:val="20"/>
              </w:rPr>
            </w:pPr>
          </w:p>
        </w:tc>
      </w:tr>
      <w:tr w:rsidR="009B6552" w:rsidRPr="004F2155" w14:paraId="13C3B2A3"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56DBF36"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Rwanda</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E4D2F5D"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21EFE31"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A0A7DDD"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F8B3584"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A90E591"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1.7</w:t>
            </w:r>
          </w:p>
        </w:tc>
      </w:tr>
      <w:tr w:rsidR="009B6552" w:rsidRPr="004F2155" w14:paraId="6584E4AF"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5A8CB37"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Sudan</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788D911"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7FC4414"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3CCAA7A"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DB4E3C8"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F936B36"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2.0</w:t>
            </w:r>
          </w:p>
        </w:tc>
      </w:tr>
      <w:tr w:rsidR="009B6552" w:rsidRPr="004F2155" w14:paraId="4C31C33E"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6460742"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Sierra Leone</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7914838"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B8C4CA2"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064B6D9"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2C76E10"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7D61D60"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1.6</w:t>
            </w:r>
          </w:p>
        </w:tc>
      </w:tr>
      <w:tr w:rsidR="009B6552" w:rsidRPr="004F2155" w14:paraId="738393F4"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C1BF36C"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Senegal</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7563E2A"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29BB97B"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B2796ED"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8D5C382"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BBA4205"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1.4</w:t>
            </w:r>
          </w:p>
        </w:tc>
      </w:tr>
      <w:tr w:rsidR="009B6552" w:rsidRPr="004F2155" w14:paraId="67575BB1"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9CFE530"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Somalia</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7982B7E"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3C95E70"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F38A41C"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AFCB392"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B81A301" w14:textId="77777777" w:rsidR="004F2155" w:rsidRPr="004F2155" w:rsidRDefault="004F2155" w:rsidP="004F2155">
            <w:pPr>
              <w:pStyle w:val="NoSpacing"/>
              <w:rPr>
                <w:rFonts w:ascii="Helvetica Neue" w:hAnsi="Helvetica Neue"/>
                <w:color w:val="333333"/>
                <w:sz w:val="20"/>
                <w:szCs w:val="20"/>
              </w:rPr>
            </w:pPr>
          </w:p>
        </w:tc>
      </w:tr>
      <w:tr w:rsidR="009B6552" w:rsidRPr="004F2155" w14:paraId="6D1C3687"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D6578BC"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South Sudan</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8D57932"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0975626" w14:textId="77777777" w:rsidR="004F2155" w:rsidRPr="004F2155" w:rsidRDefault="004F2155" w:rsidP="004F2155">
            <w:pPr>
              <w:pStyle w:val="NoSpacing"/>
              <w:rPr>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8D0A143"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6C73653"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37BBD5B"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1.0</w:t>
            </w:r>
          </w:p>
        </w:tc>
      </w:tr>
      <w:tr w:rsidR="009B6552" w:rsidRPr="004F2155" w14:paraId="27A7F294"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E64DD97"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Chad</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E95D022"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45E7FF1" w14:textId="77777777" w:rsidR="004F2155" w:rsidRPr="004F2155" w:rsidRDefault="004F2155" w:rsidP="004F2155">
            <w:pPr>
              <w:pStyle w:val="NoSpacing"/>
              <w:rPr>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85F2759"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57589A0"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92DA88D"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1.0</w:t>
            </w:r>
          </w:p>
        </w:tc>
      </w:tr>
      <w:tr w:rsidR="009B6552" w:rsidRPr="004F2155" w14:paraId="10D29A02"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111EAEF"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Togo</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76EC47D"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F74DE61"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1840974"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16B754A"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27F8308" w14:textId="77777777" w:rsidR="004F2155" w:rsidRPr="004F2155" w:rsidRDefault="004F2155" w:rsidP="004F2155">
            <w:pPr>
              <w:pStyle w:val="NoSpacing"/>
              <w:rPr>
                <w:rFonts w:ascii="Helvetica Neue" w:hAnsi="Helvetica Neue"/>
                <w:color w:val="333333"/>
                <w:sz w:val="20"/>
                <w:szCs w:val="20"/>
              </w:rPr>
            </w:pPr>
          </w:p>
        </w:tc>
      </w:tr>
      <w:tr w:rsidR="009B6552" w:rsidRPr="004F2155" w14:paraId="0C802E68"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A6AF8DE"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Tanzania</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4DA5B0D"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7E3EC0B"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DE3589B"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5CB20D5"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CB73BDC" w14:textId="77777777" w:rsidR="004F2155" w:rsidRPr="004F2155" w:rsidRDefault="004F2155" w:rsidP="004F2155">
            <w:pPr>
              <w:pStyle w:val="NoSpacing"/>
              <w:rPr>
                <w:rFonts w:ascii="Helvetica Neue" w:hAnsi="Helvetica Neue"/>
                <w:color w:val="333333"/>
                <w:sz w:val="20"/>
                <w:szCs w:val="20"/>
              </w:rPr>
            </w:pPr>
          </w:p>
        </w:tc>
      </w:tr>
      <w:tr w:rsidR="009B6552" w:rsidRPr="004F2155" w14:paraId="3E3D7C72"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C810A33"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Uganda</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D7105C4"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3F715BC"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9098591"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D55F553"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5B14F56"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1.8</w:t>
            </w:r>
          </w:p>
        </w:tc>
      </w:tr>
      <w:tr w:rsidR="009B6552" w:rsidRPr="004F2155" w14:paraId="332E2E50"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7DBF1F6"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Zambia</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BDE4E53"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A6F8578"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36012B9"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7BB4402"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62CE3DB"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1.4</w:t>
            </w:r>
          </w:p>
        </w:tc>
      </w:tr>
      <w:tr w:rsidR="009B6552" w:rsidRPr="004F2155" w14:paraId="673C6101" w14:textId="77777777" w:rsidTr="00211E89">
        <w:trPr>
          <w:trHeight w:val="20"/>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DB38051"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Zimbabwe</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A4E6151"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BF83B9C"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D13D20C"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C6DF24B"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1.7</w:t>
            </w:r>
          </w:p>
        </w:tc>
        <w:tc>
          <w:tcPr>
            <w:tcW w:w="0" w:type="auto"/>
            <w:shd w:val="clear" w:color="auto" w:fill="FFFFFF"/>
            <w:vAlign w:val="center"/>
            <w:hideMark/>
          </w:tcPr>
          <w:p w14:paraId="50F52294" w14:textId="77777777" w:rsidR="004F2155" w:rsidRPr="004F2155" w:rsidRDefault="004F2155" w:rsidP="004F2155">
            <w:pPr>
              <w:pStyle w:val="NoSpacing"/>
              <w:rPr>
                <w:sz w:val="20"/>
                <w:szCs w:val="20"/>
              </w:rPr>
            </w:pPr>
          </w:p>
        </w:tc>
      </w:tr>
    </w:tbl>
    <w:p w14:paraId="12624A05" w14:textId="77777777" w:rsidR="004F2155" w:rsidRDefault="004F2155" w:rsidP="004F2155">
      <w:pPr>
        <w:spacing w:after="0"/>
        <w:rPr>
          <w:rFonts w:ascii="Times New Roman" w:hAnsi="Times New Roman"/>
        </w:rPr>
      </w:pPr>
    </w:p>
    <w:p w14:paraId="43E6B7DC" w14:textId="77777777" w:rsidR="004F2155" w:rsidRDefault="004F2155" w:rsidP="00830BD5"/>
    <w:p w14:paraId="672E3216" w14:textId="7EDCE353" w:rsidR="00D62F4E" w:rsidRDefault="00830BD5" w:rsidP="00830BD5">
      <w:r>
        <w:t xml:space="preserve">Adjustments in quantification for </w:t>
      </w:r>
      <w:r w:rsidR="00D62F4E">
        <w:t xml:space="preserve">ANC-EPI </w:t>
      </w:r>
      <w:r>
        <w:t xml:space="preserve">distribution did not lead to large differences in ITN access in Scenario 1. The key factors driving </w:t>
      </w:r>
      <w:r w:rsidR="00D62F4E">
        <w:t xml:space="preserve">variation </w:t>
      </w:r>
      <w:r>
        <w:t xml:space="preserve">across countries within a given scenario were the estimated </w:t>
      </w:r>
      <w:r w:rsidR="004F2155">
        <w:t>retention times</w:t>
      </w:r>
      <w:r>
        <w:t xml:space="preserve"> for each country. </w:t>
      </w:r>
    </w:p>
    <w:p w14:paraId="3C04FBB1" w14:textId="6CA45127" w:rsidR="00830BD5" w:rsidRDefault="00830BD5" w:rsidP="00830BD5">
      <w:r>
        <w:t xml:space="preserve">Using the most recent Demographic and Health Survey, the proportion of the population that were primary school students currently attending school was calculated and compared to the population quantifiers needed to achieve 70% and 80% ITN access targets in Scenario 2. Countries where the proportion of primary school students attending school met or exceeded the population quantifier are shown in </w:t>
      </w:r>
      <w:fldSimple w:instr=" REF _Ref92378524 ">
        <w:r>
          <w:t xml:space="preserve">Figure </w:t>
        </w:r>
        <w:r>
          <w:rPr>
            <w:noProof/>
          </w:rPr>
          <w:t>5</w:t>
        </w:r>
      </w:fldSimple>
      <w:r>
        <w:t>, as an indication of where annual school distribution would be feasible.</w:t>
      </w:r>
      <w:r w:rsidR="007821E7">
        <w:t xml:space="preserve"> This assumes </w:t>
      </w:r>
      <w:r w:rsidR="007821E7">
        <w:lastRenderedPageBreak/>
        <w:t>that only one ITN is given per pupil; for the orange countries in Figure 5, giving more than 1 ITN per pupil</w:t>
      </w:r>
      <w:r w:rsidR="00505991">
        <w:t xml:space="preserve"> could provide a solution.</w:t>
      </w:r>
    </w:p>
    <w:p w14:paraId="4151D93F" w14:textId="384D040D" w:rsidR="00830BD5" w:rsidRDefault="00830BD5" w:rsidP="00830BD5">
      <w:pPr>
        <w:pStyle w:val="Caption"/>
        <w:keepNext/>
      </w:pPr>
      <w:bookmarkStart w:id="46" w:name="_Ref92378524"/>
      <w:r>
        <w:t xml:space="preserve">Figure </w:t>
      </w:r>
      <w:fldSimple w:instr=" SEQ Figure \* ARABIC ">
        <w:r>
          <w:rPr>
            <w:noProof/>
          </w:rPr>
          <w:t>5</w:t>
        </w:r>
      </w:fldSimple>
      <w:bookmarkEnd w:id="46"/>
      <w:r>
        <w:t>: Feasibility of large</w:t>
      </w:r>
      <w:r w:rsidR="00430E99">
        <w:t>-</w:t>
      </w:r>
      <w:r>
        <w:t>scale annual school distribution to achieve ITN access targets</w:t>
      </w:r>
    </w:p>
    <w:p w14:paraId="4EE439AE" w14:textId="6031C845" w:rsidR="00830BD5" w:rsidRDefault="00830BD5" w:rsidP="00830BD5">
      <w:r>
        <w:rPr>
          <w:noProof/>
        </w:rPr>
        <w:drawing>
          <wp:inline distT="0" distB="0" distL="0" distR="0" wp14:anchorId="70DCE5F1" wp14:editId="144C9D96">
            <wp:extent cx="5943600" cy="3583940"/>
            <wp:effectExtent l="0" t="0" r="0" b="0"/>
            <wp:docPr id="12" name="Picture 1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Map&#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583940"/>
                    </a:xfrm>
                    <a:prstGeom prst="rect">
                      <a:avLst/>
                    </a:prstGeom>
                  </pic:spPr>
                </pic:pic>
              </a:graphicData>
            </a:graphic>
          </wp:inline>
        </w:drawing>
      </w:r>
      <w:r>
        <w:t xml:space="preserve"> </w:t>
      </w:r>
    </w:p>
    <w:p w14:paraId="4D1394C7" w14:textId="77777777" w:rsidR="00AC6683" w:rsidRDefault="00430E99" w:rsidP="00430E99">
      <w:commentRangeStart w:id="47"/>
      <w:commentRangeEnd w:id="47"/>
      <w:r>
        <w:rPr>
          <w:rStyle w:val="CommentReference"/>
        </w:rPr>
        <w:commentReference w:id="47"/>
      </w:r>
    </w:p>
    <w:p w14:paraId="1EE02D8F" w14:textId="77777777" w:rsidR="00D62F4E" w:rsidRDefault="00D62F4E" w:rsidP="00D62F4E">
      <w:pPr>
        <w:pStyle w:val="Heading1"/>
      </w:pPr>
      <w:r>
        <w:t>Discussion</w:t>
      </w:r>
    </w:p>
    <w:p w14:paraId="022C43A4" w14:textId="27175E81" w:rsidR="00830BD5" w:rsidRDefault="00926B50" w:rsidP="00830BD5">
      <w:pPr>
        <w:pStyle w:val="ListParagraph"/>
        <w:numPr>
          <w:ilvl w:val="0"/>
          <w:numId w:val="1"/>
        </w:numPr>
      </w:pPr>
      <w:r>
        <w:t xml:space="preserve">Mass campaigns + </w:t>
      </w:r>
      <w:r w:rsidR="00830BD5">
        <w:t>ANC-EPI (7%) produces low access</w:t>
      </w:r>
      <w:r>
        <w:t xml:space="preserve"> for most countries</w:t>
      </w:r>
    </w:p>
    <w:p w14:paraId="772B8B52" w14:textId="77777777" w:rsidR="00830BD5" w:rsidRDefault="00830BD5" w:rsidP="00830BD5">
      <w:pPr>
        <w:pStyle w:val="ListParagraph"/>
        <w:numPr>
          <w:ilvl w:val="0"/>
          <w:numId w:val="1"/>
        </w:numPr>
      </w:pPr>
      <w:r>
        <w:t>Approach 80% access when Cameroon at 15%; TZA requires 22%; Liberia at 25% is still only 60%</w:t>
      </w:r>
    </w:p>
    <w:p w14:paraId="5C8CB117" w14:textId="77777777" w:rsidR="00830BD5" w:rsidRDefault="00830BD5" w:rsidP="00830BD5">
      <w:pPr>
        <w:pStyle w:val="ListParagraph"/>
        <w:numPr>
          <w:ilvl w:val="0"/>
          <w:numId w:val="1"/>
        </w:numPr>
      </w:pPr>
      <w:r>
        <w:t>X% of countries won’t reach 80% even at 25%....</w:t>
      </w:r>
    </w:p>
    <w:p w14:paraId="1C72AA48" w14:textId="77777777" w:rsidR="00830BD5" w:rsidRDefault="00830BD5" w:rsidP="00830BD5">
      <w:pPr>
        <w:pStyle w:val="ListParagraph"/>
        <w:numPr>
          <w:ilvl w:val="0"/>
          <w:numId w:val="1"/>
        </w:numPr>
      </w:pPr>
      <w:r>
        <w:t>Ghana needs X and is only doing Y</w:t>
      </w:r>
    </w:p>
    <w:p w14:paraId="75FB4759" w14:textId="77777777" w:rsidR="00830BD5" w:rsidRDefault="00830BD5" w:rsidP="00830BD5">
      <w:pPr>
        <w:pStyle w:val="ListParagraph"/>
        <w:numPr>
          <w:ilvl w:val="0"/>
          <w:numId w:val="1"/>
        </w:numPr>
      </w:pPr>
      <w:r>
        <w:t>What is the lowest access we are willing to tolerate between campaigns, or at any time…?</w:t>
      </w:r>
    </w:p>
    <w:p w14:paraId="43ED0E34" w14:textId="77777777" w:rsidR="00830BD5" w:rsidRDefault="00830BD5" w:rsidP="00830BD5">
      <w:pPr>
        <w:pStyle w:val="ListParagraph"/>
        <w:numPr>
          <w:ilvl w:val="0"/>
          <w:numId w:val="1"/>
        </w:numPr>
      </w:pPr>
      <w:r>
        <w:t>2-year campaigns….?????</w:t>
      </w:r>
    </w:p>
    <w:p w14:paraId="2673B98F" w14:textId="304A54B8" w:rsidR="00BC27B0" w:rsidRDefault="00BC27B0" w:rsidP="00D62F4E">
      <w:pPr>
        <w:pStyle w:val="ListParagraph"/>
        <w:numPr>
          <w:ilvl w:val="0"/>
          <w:numId w:val="1"/>
        </w:numPr>
      </w:pPr>
      <w:r>
        <w:t>Link back to 4 questions from the Intro</w:t>
      </w:r>
    </w:p>
    <w:p w14:paraId="4C092E85" w14:textId="3B402261" w:rsidR="00830BD5" w:rsidRDefault="00926B50" w:rsidP="00D62F4E">
      <w:pPr>
        <w:pStyle w:val="ListParagraph"/>
        <w:numPr>
          <w:ilvl w:val="0"/>
          <w:numId w:val="1"/>
        </w:numPr>
      </w:pPr>
      <w:r>
        <w:t>No wonder no one is meeting 80% targets</w:t>
      </w:r>
    </w:p>
    <w:p w14:paraId="545B0351" w14:textId="0476253F" w:rsidR="00926B50" w:rsidRDefault="00926B50" w:rsidP="00D62F4E">
      <w:pPr>
        <w:pStyle w:val="ListParagraph"/>
        <w:numPr>
          <w:ilvl w:val="0"/>
          <w:numId w:val="1"/>
        </w:numPr>
      </w:pPr>
      <w:r>
        <w:t>If we want 80% ITN use we would need 90% access as the target</w:t>
      </w:r>
    </w:p>
    <w:p w14:paraId="7BDE3FB7" w14:textId="18268CB6" w:rsidR="00D62F4E" w:rsidRDefault="00D62F4E" w:rsidP="00D62F4E">
      <w:pPr>
        <w:pStyle w:val="ListParagraph"/>
        <w:numPr>
          <w:ilvl w:val="0"/>
          <w:numId w:val="1"/>
        </w:numPr>
      </w:pPr>
      <w:r>
        <w:t>Based on projections across multiple countries using varying ITN retention times from Bertozzi-Villa, overall recommendations for CD and campaign quantification for other countries</w:t>
      </w:r>
    </w:p>
    <w:p w14:paraId="19F0D30C" w14:textId="216BB78E" w:rsidR="004A6568" w:rsidRDefault="004A6568" w:rsidP="00D62F4E">
      <w:pPr>
        <w:pStyle w:val="ListParagraph"/>
        <w:numPr>
          <w:ilvl w:val="0"/>
          <w:numId w:val="1"/>
        </w:numPr>
      </w:pPr>
      <w:r>
        <w:t>Providing greater and greater numbers of nets/more frequently disincentivizes retention times (?)</w:t>
      </w:r>
    </w:p>
    <w:p w14:paraId="183F3862" w14:textId="77777777" w:rsidR="00D62F4E" w:rsidRDefault="00D62F4E" w:rsidP="00D62F4E">
      <w:pPr>
        <w:pStyle w:val="ListParagraph"/>
        <w:numPr>
          <w:ilvl w:val="0"/>
          <w:numId w:val="1"/>
        </w:numPr>
      </w:pPr>
      <w:r>
        <w:t xml:space="preserve">Limitation of the methods </w:t>
      </w:r>
    </w:p>
    <w:p w14:paraId="4C62C677" w14:textId="29721DCD" w:rsidR="00D62F4E" w:rsidRDefault="00D62F4E" w:rsidP="00D62F4E">
      <w:pPr>
        <w:pStyle w:val="ListParagraph"/>
        <w:numPr>
          <w:ilvl w:val="1"/>
          <w:numId w:val="1"/>
        </w:numPr>
      </w:pPr>
      <w:r>
        <w:lastRenderedPageBreak/>
        <w:t>Parameter assumptions</w:t>
      </w:r>
      <w:r w:rsidR="00926B50">
        <w:t xml:space="preserve"> -</w:t>
      </w:r>
      <w:r>
        <w:t xml:space="preserve"> decay rates</w:t>
      </w:r>
      <w:r w:rsidR="00926B50">
        <w:t xml:space="preserve">, some countries with limited data; rates expected to vary within the country; </w:t>
      </w:r>
      <w:r>
        <w:t xml:space="preserve"> (behaviors; nets)</w:t>
      </w:r>
    </w:p>
    <w:p w14:paraId="19EE0FB3" w14:textId="11935325" w:rsidR="00926B50" w:rsidRDefault="00926B50" w:rsidP="00D62F4E">
      <w:pPr>
        <w:pStyle w:val="ListParagraph"/>
        <w:numPr>
          <w:ilvl w:val="1"/>
          <w:numId w:val="1"/>
        </w:numPr>
      </w:pPr>
      <w:r>
        <w:t>Relationship between Nets-as-proportion-of-population and ITN access may be different under a Scenario 1 vs a Scenario 2, depending on the degree of oversaturation inherent in the distribution channel (schools; etc).</w:t>
      </w:r>
    </w:p>
    <w:p w14:paraId="5E421D7D" w14:textId="77777777" w:rsidR="00926B50" w:rsidRDefault="00926B50" w:rsidP="000A4113"/>
    <w:p w14:paraId="0D0E21D1" w14:textId="3A25FC05" w:rsidR="00D62F4E" w:rsidRDefault="00D62F4E" w:rsidP="00D62F4E">
      <w:pPr>
        <w:pStyle w:val="Heading1"/>
      </w:pPr>
      <w:r>
        <w:t>Conclusion</w:t>
      </w:r>
    </w:p>
    <w:p w14:paraId="0F2DA4D4" w14:textId="16A3C9A7" w:rsidR="00D62F4E" w:rsidRDefault="000A4113" w:rsidP="00D62F4E">
      <w:r>
        <w:t>Given variation in ITN retention times across countries, tailored quantification approaches for mass campaigns and continuous distribution strategies are warranted. To reach target levels of ITN use of 80% of the population, ITN access must be maintained near 90% in most settings. The quantity of ITNs required to meet these goals are substantially larger than current plans. National programmes and their funding partners should work to increase the number of ITNs distributed to those vulnerable to malaria, while at the same time working to extend the useful life of these critical commodities.</w:t>
      </w:r>
    </w:p>
    <w:p w14:paraId="65191E19" w14:textId="77777777" w:rsidR="00D62F4E" w:rsidRDefault="00D62F4E" w:rsidP="00D62F4E">
      <w:pPr>
        <w:pStyle w:val="Heading1"/>
      </w:pPr>
      <w:r>
        <w:t>Declarations</w:t>
      </w:r>
    </w:p>
    <w:p w14:paraId="0FA4910F" w14:textId="77777777" w:rsidR="00D62F4E" w:rsidRDefault="00D62F4E" w:rsidP="00D62F4E">
      <w:pPr>
        <w:pStyle w:val="Heading2"/>
        <w:rPr>
          <w:rFonts w:eastAsia="Times New Roman"/>
        </w:rPr>
      </w:pPr>
      <w:r w:rsidRPr="006210A3">
        <w:rPr>
          <w:rFonts w:eastAsia="Times New Roman"/>
        </w:rPr>
        <w:t>Ethics approval and consent to participate</w:t>
      </w:r>
    </w:p>
    <w:p w14:paraId="375D961C" w14:textId="77777777" w:rsidR="00D62F4E" w:rsidRPr="00CB0669" w:rsidRDefault="00D62F4E" w:rsidP="00D62F4E">
      <w:r>
        <w:t>Not applicable</w:t>
      </w:r>
    </w:p>
    <w:p w14:paraId="1C5489B7" w14:textId="77777777" w:rsidR="00D62F4E" w:rsidRDefault="00D62F4E" w:rsidP="00D62F4E">
      <w:pPr>
        <w:pStyle w:val="Heading2"/>
        <w:rPr>
          <w:rFonts w:eastAsia="Times New Roman"/>
        </w:rPr>
      </w:pPr>
      <w:r w:rsidRPr="006210A3">
        <w:rPr>
          <w:rFonts w:eastAsia="Times New Roman"/>
        </w:rPr>
        <w:t>Consent for publication</w:t>
      </w:r>
    </w:p>
    <w:p w14:paraId="7233E747" w14:textId="77777777" w:rsidR="00D62F4E" w:rsidRPr="00F95742" w:rsidRDefault="00D62F4E" w:rsidP="00D62F4E">
      <w:r>
        <w:t>Not applicable</w:t>
      </w:r>
    </w:p>
    <w:p w14:paraId="4C3C78AB" w14:textId="1BF6C667" w:rsidR="00D62F4E" w:rsidRDefault="00D62F4E" w:rsidP="00D62F4E">
      <w:pPr>
        <w:pStyle w:val="Heading2"/>
        <w:rPr>
          <w:rFonts w:eastAsia="Times New Roman"/>
        </w:rPr>
      </w:pPr>
      <w:r w:rsidRPr="006210A3">
        <w:rPr>
          <w:rFonts w:eastAsia="Times New Roman"/>
        </w:rPr>
        <w:t>Availability of data and materials</w:t>
      </w:r>
    </w:p>
    <w:p w14:paraId="65260DE5" w14:textId="6845B0B2" w:rsidR="00926B50" w:rsidRPr="00926B50" w:rsidRDefault="00926B50" w:rsidP="00926B50">
      <w:r>
        <w:t xml:space="preserve">Code is available at </w:t>
      </w:r>
      <w:hyperlink r:id="rId20" w:history="1">
        <w:r w:rsidRPr="00156686">
          <w:rPr>
            <w:rStyle w:val="Hyperlink"/>
          </w:rPr>
          <w:t>https://github.com/hkoenker/Quantification</w:t>
        </w:r>
      </w:hyperlink>
      <w:r>
        <w:t xml:space="preserve">. </w:t>
      </w:r>
    </w:p>
    <w:p w14:paraId="46EE04EC" w14:textId="0DA963F5" w:rsidR="00D62F4E" w:rsidRDefault="00D62F4E" w:rsidP="00D62F4E">
      <w:pPr>
        <w:pStyle w:val="Heading2"/>
        <w:rPr>
          <w:rFonts w:eastAsia="Times New Roman"/>
        </w:rPr>
      </w:pPr>
      <w:r w:rsidRPr="006210A3">
        <w:rPr>
          <w:rFonts w:eastAsia="Times New Roman"/>
        </w:rPr>
        <w:t>Competing interests</w:t>
      </w:r>
    </w:p>
    <w:p w14:paraId="366C5A36" w14:textId="6EE9D755" w:rsidR="00926B50" w:rsidRPr="00926B50" w:rsidRDefault="00926B50" w:rsidP="00926B50">
      <w:r w:rsidRPr="00A24768">
        <w:rPr>
          <w:rFonts w:eastAsia="Times New Roman"/>
          <w:shd w:val="clear" w:color="auto" w:fill="FFFFFF"/>
        </w:rPr>
        <w:t>The authors declare that they have no competing interests</w:t>
      </w:r>
    </w:p>
    <w:p w14:paraId="343FB28B" w14:textId="779FF89D" w:rsidR="00D62F4E" w:rsidRDefault="00D62F4E" w:rsidP="00D62F4E">
      <w:pPr>
        <w:pStyle w:val="Heading2"/>
        <w:rPr>
          <w:rFonts w:eastAsia="Times New Roman"/>
        </w:rPr>
      </w:pPr>
      <w:r w:rsidRPr="006210A3">
        <w:rPr>
          <w:rFonts w:eastAsia="Times New Roman"/>
        </w:rPr>
        <w:t>Funding</w:t>
      </w:r>
    </w:p>
    <w:p w14:paraId="4F119067" w14:textId="1E5F9187" w:rsidR="00926B50" w:rsidRPr="00926B50" w:rsidRDefault="00926B50" w:rsidP="00926B50">
      <w:r>
        <w:t>HK was supported through a grant from The Bill &amp; Melinda Gates Foundation.</w:t>
      </w:r>
    </w:p>
    <w:p w14:paraId="0AB14C0D" w14:textId="77777777" w:rsidR="00D62F4E" w:rsidRPr="006210A3" w:rsidRDefault="00D62F4E" w:rsidP="00D62F4E">
      <w:pPr>
        <w:pStyle w:val="Heading2"/>
        <w:rPr>
          <w:rFonts w:eastAsia="Times New Roman"/>
        </w:rPr>
      </w:pPr>
      <w:r w:rsidRPr="006210A3">
        <w:rPr>
          <w:rFonts w:eastAsia="Times New Roman"/>
        </w:rPr>
        <w:t>Authors' contributions</w:t>
      </w:r>
    </w:p>
    <w:p w14:paraId="4EBF421F" w14:textId="77777777" w:rsidR="00D62F4E" w:rsidRPr="006210A3" w:rsidRDefault="00D62F4E" w:rsidP="00D62F4E">
      <w:pPr>
        <w:pStyle w:val="Heading2"/>
        <w:rPr>
          <w:rFonts w:eastAsia="Times New Roman"/>
        </w:rPr>
      </w:pPr>
      <w:r w:rsidRPr="006210A3">
        <w:rPr>
          <w:rFonts w:eastAsia="Times New Roman"/>
        </w:rPr>
        <w:t>Acknowledgements</w:t>
      </w:r>
    </w:p>
    <w:p w14:paraId="1A589055" w14:textId="77777777" w:rsidR="00D62F4E" w:rsidRPr="006210A3" w:rsidRDefault="00D62F4E" w:rsidP="00D62F4E">
      <w:pPr>
        <w:pStyle w:val="Heading2"/>
        <w:rPr>
          <w:rFonts w:eastAsia="Times New Roman"/>
        </w:rPr>
      </w:pPr>
      <w:r w:rsidRPr="006210A3">
        <w:rPr>
          <w:rFonts w:eastAsia="Times New Roman"/>
        </w:rPr>
        <w:t>Authors' information (optional)</w:t>
      </w:r>
    </w:p>
    <w:p w14:paraId="52A5C406" w14:textId="77777777" w:rsidR="00D62F4E" w:rsidRDefault="00D62F4E" w:rsidP="00D62F4E"/>
    <w:p w14:paraId="3C5E0E65" w14:textId="19F6F101" w:rsidR="00D62F4E" w:rsidRDefault="00D62F4E" w:rsidP="00D62F4E">
      <w:pPr>
        <w:pStyle w:val="Heading1"/>
      </w:pPr>
      <w:r>
        <w:lastRenderedPageBreak/>
        <w:t>Supplementary information</w:t>
      </w:r>
    </w:p>
    <w:p w14:paraId="3188698A" w14:textId="7C0CA4D8" w:rsidR="009F1C16" w:rsidRDefault="009F1C16" w:rsidP="009F1C16">
      <w:pPr>
        <w:pStyle w:val="Heading1"/>
      </w:pPr>
      <w:r>
        <w:t>References</w:t>
      </w:r>
    </w:p>
    <w:sdt>
      <w:sdtPr>
        <w:alias w:val="SmartCite Bibliography"/>
        <w:tag w:val="Malaria Journal"/>
        <w:id w:val="-537587046"/>
        <w:placeholder>
          <w:docPart w:val="47A259522156844E85413D2378F5A6CA"/>
        </w:placeholder>
      </w:sdtPr>
      <w:sdtContent>
        <w:p w14:paraId="64273CD3" w14:textId="77777777" w:rsidR="003A5E85" w:rsidRPr="003A5E85" w:rsidRDefault="003A5E85">
          <w:pPr>
            <w:divId w:val="1901939383"/>
            <w:rPr>
              <w:rFonts w:ascii="Calibri" w:eastAsia="Times New Roman" w:hAnsi="Calibri" w:cs="Calibri"/>
              <w:color w:val="000000"/>
            </w:rPr>
          </w:pPr>
        </w:p>
        <w:p w14:paraId="505558B9" w14:textId="77777777" w:rsidR="003A5E85" w:rsidRPr="003A5E85" w:rsidRDefault="003A5E85">
          <w:pPr>
            <w:pStyle w:val="csl-entry"/>
            <w:divId w:val="1901939383"/>
            <w:rPr>
              <w:rFonts w:ascii="Calibri" w:hAnsi="Calibri" w:cs="Calibri"/>
              <w:color w:val="000000"/>
            </w:rPr>
          </w:pPr>
          <w:r w:rsidRPr="003A5E85">
            <w:rPr>
              <w:rFonts w:ascii="Calibri" w:hAnsi="Calibri" w:cs="Calibri"/>
              <w:color w:val="000000"/>
            </w:rPr>
            <w:t>1. Milliner J. Net Mapping Project [Internet]. 2021. Available from: https://allianceformalariaprevention.com/working-groups/net-mapping/</w:t>
          </w:r>
        </w:p>
        <w:p w14:paraId="753992E9" w14:textId="77777777" w:rsidR="003A5E85" w:rsidRPr="003A5E85" w:rsidRDefault="003A5E85">
          <w:pPr>
            <w:pStyle w:val="csl-entry"/>
            <w:divId w:val="1901939383"/>
            <w:rPr>
              <w:rFonts w:ascii="Calibri" w:hAnsi="Calibri" w:cs="Calibri"/>
              <w:color w:val="000000"/>
            </w:rPr>
          </w:pPr>
          <w:r w:rsidRPr="003A5E85">
            <w:rPr>
              <w:rFonts w:ascii="Calibri" w:hAnsi="Calibri" w:cs="Calibri"/>
              <w:color w:val="000000"/>
            </w:rPr>
            <w:t xml:space="preserve">2. Bertozzi-Villa A, Bever CA, Koenker H, Weiss DJ, Vargas-Ruiz C, Nandi AK, et al. Maps and metrics of insecticide-treated net access, use, and nets-per-capita in Africa from 2000-2020. Nat Commun. 2021;12:3589. </w:t>
          </w:r>
        </w:p>
        <w:p w14:paraId="3CC5EF74" w14:textId="77777777" w:rsidR="003A5E85" w:rsidRPr="003A5E85" w:rsidRDefault="003A5E85">
          <w:pPr>
            <w:pStyle w:val="csl-entry"/>
            <w:divId w:val="1901939383"/>
            <w:rPr>
              <w:rFonts w:ascii="Calibri" w:hAnsi="Calibri" w:cs="Calibri"/>
              <w:color w:val="000000"/>
            </w:rPr>
          </w:pPr>
          <w:r w:rsidRPr="003A5E85">
            <w:rPr>
              <w:rFonts w:ascii="Calibri" w:hAnsi="Calibri" w:cs="Calibri"/>
              <w:color w:val="000000"/>
            </w:rPr>
            <w:t xml:space="preserve">3. Bhatt S, Weiss DJ, Mappin B, Dalrymple U, Cameron E. Coverage and system efficiencies of insecticide-treated nets in Africa from 2000 to 2017. eLife. 2015; </w:t>
          </w:r>
        </w:p>
        <w:p w14:paraId="108003E5" w14:textId="77777777" w:rsidR="003A5E85" w:rsidRPr="003A5E85" w:rsidRDefault="003A5E85">
          <w:pPr>
            <w:pStyle w:val="csl-entry"/>
            <w:divId w:val="1901939383"/>
            <w:rPr>
              <w:rFonts w:ascii="Calibri" w:hAnsi="Calibri" w:cs="Calibri"/>
              <w:color w:val="000000"/>
            </w:rPr>
          </w:pPr>
          <w:r w:rsidRPr="003A5E85">
            <w:rPr>
              <w:rFonts w:ascii="Calibri" w:hAnsi="Calibri" w:cs="Calibri"/>
              <w:color w:val="000000"/>
            </w:rPr>
            <w:t>4. Koenker HM, Yukich JO, Mkindi A, Mandike R, Brown N, Kilian A, et al. Analysing and recommending options for maintaining universal coverage with long-lasting insecticidal nets: the case of Tanzania in 2011. Malar J [Internet]. 2013;12:150. Available from: http://malariajournal.biomedcentral.com/articles/10.1186/1475-2875-12-150</w:t>
          </w:r>
        </w:p>
        <w:p w14:paraId="4569DC8D" w14:textId="1A221800" w:rsidR="00D62F4E" w:rsidRPr="00F544EF" w:rsidRDefault="003A5E85" w:rsidP="00D62F4E">
          <w:r w:rsidRPr="003A5E85">
            <w:rPr>
              <w:rFonts w:ascii="Calibri" w:eastAsia="Times New Roman" w:hAnsi="Calibri" w:cs="Calibri"/>
              <w:color w:val="000000"/>
            </w:rPr>
            <w:t> </w:t>
          </w:r>
        </w:p>
      </w:sdtContent>
    </w:sdt>
    <w:p w14:paraId="0F05901F" w14:textId="77777777" w:rsidR="00000393" w:rsidRDefault="00000393"/>
    <w:sectPr w:rsidR="00000393">
      <w:headerReference w:type="default" r:id="rId21"/>
      <w:footerReference w:type="even" r:id="rId22"/>
      <w:footerReference w:type="default" r:id="rId2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Hannah Koenker | Tropical Health" w:date="2022-01-06T17:45:00Z" w:initials="HK|TH">
    <w:p w14:paraId="62BB4B04" w14:textId="14146B0D" w:rsidR="00A1646C" w:rsidRDefault="00A1646C">
      <w:pPr>
        <w:pStyle w:val="CommentText"/>
      </w:pPr>
      <w:r>
        <w:rPr>
          <w:rStyle w:val="CommentReference"/>
        </w:rPr>
        <w:annotationRef/>
      </w:r>
      <w:r>
        <w:t>Working title, suggestions welcome</w:t>
      </w:r>
      <w:r w:rsidR="00BD0C61">
        <w:t>!</w:t>
      </w:r>
    </w:p>
  </w:comment>
  <w:comment w:id="8" w:author="Peter Gething" w:date="2022-01-11T02:24:00Z" w:initials="PG">
    <w:p w14:paraId="349DE890" w14:textId="5AEE7A41" w:rsidR="00F75B07" w:rsidRDefault="00F75B07">
      <w:pPr>
        <w:pStyle w:val="CommentText"/>
      </w:pPr>
      <w:r>
        <w:rPr>
          <w:rStyle w:val="CommentReference"/>
        </w:rPr>
        <w:annotationRef/>
      </w:r>
      <w:r>
        <w:t>To me, the problem with the 1.8 approach is the implicit assumption of equal distribution – which we show is not the case (aka ‘overallocation’). But this is really a different set of issues to those of short retention times.</w:t>
      </w:r>
    </w:p>
  </w:comment>
  <w:comment w:id="10" w:author="Amelia Bertozzi-Villa" w:date="2022-01-10T15:50:00Z" w:initials="ABV">
    <w:p w14:paraId="0140C23B" w14:textId="52DF2D87" w:rsidR="00584246" w:rsidRDefault="00584246">
      <w:pPr>
        <w:pStyle w:val="CommentText"/>
      </w:pPr>
      <w:r>
        <w:rPr>
          <w:rStyle w:val="CommentReference"/>
        </w:rPr>
        <w:annotationRef/>
      </w:r>
      <w:r>
        <w:t xml:space="preserve">This introductory paragraph talks about net “quantification” but never formally describes the term, and then the results are focused entirely on these “annual quantifiers” that are only defined in the caption to table 2. I have trouble wrapping my head around the results when presented this way—can the background have a more fleshed out explanation of what these quantifiers are and how we should interpret them? </w:t>
      </w:r>
    </w:p>
  </w:comment>
  <w:comment w:id="12" w:author="Peter Gething" w:date="2022-01-11T02:54:00Z" w:initials="PG">
    <w:p w14:paraId="033A530B" w14:textId="267867D4" w:rsidR="00E13BEC" w:rsidRDefault="00E13BEC">
      <w:pPr>
        <w:pStyle w:val="CommentText"/>
      </w:pPr>
      <w:r>
        <w:rPr>
          <w:rStyle w:val="CommentReference"/>
        </w:rPr>
        <w:annotationRef/>
      </w:r>
      <w:r>
        <w:t>Although already published on in Bhatt et al and ABV et al, I think you will need to summaise the main features of the model….since all the downstream analysis in this paper hinges on it. Maybe a paragraph early in the methods section.</w:t>
      </w:r>
    </w:p>
  </w:comment>
  <w:comment w:id="15" w:author="Peter Gething" w:date="2022-01-11T03:19:00Z" w:initials="PG">
    <w:p w14:paraId="0C31B8E0" w14:textId="3843BA70" w:rsidR="00520AB7" w:rsidRDefault="00520AB7">
      <w:pPr>
        <w:pStyle w:val="CommentText"/>
      </w:pPr>
      <w:r>
        <w:rPr>
          <w:rStyle w:val="CommentReference"/>
        </w:rPr>
        <w:annotationRef/>
      </w:r>
      <w:r>
        <w:t>Somewhere in the intro it would be worth recapping preceding efforts to quantify ITN need…</w:t>
      </w:r>
      <w:r w:rsidR="00C43AB9">
        <w:t>not least</w:t>
      </w:r>
      <w:r>
        <w:t xml:space="preserve"> the Bhatt et al paper in which the model was used to look at </w:t>
      </w:r>
      <w:r w:rsidR="00C43AB9">
        <w:t xml:space="preserve">total nets-per-capita requirements across all of SSA under various different ‘efficinecy’ scenarios. That can lead you into a description of how this current paper represents an update but also adds additional components such as routine distirbutions etc. </w:t>
      </w:r>
    </w:p>
  </w:comment>
  <w:comment w:id="20" w:author="Amelia Bertozzi-Villa" w:date="2022-01-10T13:57:00Z" w:initials="ABV">
    <w:p w14:paraId="06349A33" w14:textId="15E04D89" w:rsidR="009F0429" w:rsidRDefault="009F0429">
      <w:pPr>
        <w:pStyle w:val="CommentText"/>
      </w:pPr>
      <w:r>
        <w:rPr>
          <w:rStyle w:val="CommentReference"/>
        </w:rPr>
        <w:annotationRef/>
      </w:r>
      <w:r>
        <w:t>Is this a common name for this metric? I’ve always just heard of “nets per capita”.</w:t>
      </w:r>
    </w:p>
  </w:comment>
  <w:comment w:id="21" w:author="Peter Gething" w:date="2022-01-11T03:14:00Z" w:initials="PG">
    <w:p w14:paraId="3CEC965A" w14:textId="4FD3D225" w:rsidR="00520AB7" w:rsidRDefault="00520AB7">
      <w:pPr>
        <w:pStyle w:val="CommentText"/>
      </w:pPr>
      <w:r>
        <w:rPr>
          <w:rStyle w:val="CommentReference"/>
        </w:rPr>
        <w:annotationRef/>
      </w:r>
      <w:r>
        <w:t>I think it would be great to give a little more justification or explanation as to how these five scenarios were derived…e.g. some examples of where they have been used/considered?</w:t>
      </w:r>
    </w:p>
  </w:comment>
  <w:comment w:id="23" w:author="Peter Gething" w:date="2022-01-11T03:22:00Z" w:initials="PG">
    <w:p w14:paraId="19542ADD" w14:textId="19908FE7" w:rsidR="00C43AB9" w:rsidRDefault="00C43AB9">
      <w:pPr>
        <w:pStyle w:val="CommentText"/>
      </w:pPr>
      <w:r>
        <w:rPr>
          <w:rStyle w:val="CommentReference"/>
        </w:rPr>
        <w:annotationRef/>
      </w:r>
      <w:r>
        <w:t>Comment for this and subsequent tables: I wonder if there are graphical equivalents (even if bar charts?) that would be a bit more visually compelling and easier to digest? Lots of tables with lots of info and a bit hard to parse it all…</w:t>
      </w:r>
    </w:p>
  </w:comment>
  <w:comment w:id="24" w:author="Hannah Koenker | Tropical Health" w:date="2022-03-21T15:02:00Z" w:initials="HK|TH">
    <w:p w14:paraId="11AB7263" w14:textId="77777777" w:rsidR="001F341F" w:rsidRDefault="001F341F" w:rsidP="009D2329">
      <w:r>
        <w:rPr>
          <w:rStyle w:val="CommentReference"/>
        </w:rPr>
        <w:annotationRef/>
      </w:r>
      <w:r>
        <w:rPr>
          <w:sz w:val="20"/>
          <w:szCs w:val="20"/>
        </w:rPr>
        <w:t>agree!</w:t>
      </w:r>
    </w:p>
  </w:comment>
  <w:comment w:id="25" w:author="Hannah Koenker | Tropical Health" w:date="2022-01-06T13:08:00Z" w:initials="HK|TH">
    <w:p w14:paraId="013CDC30" w14:textId="794FE93F" w:rsidR="0036664E" w:rsidRDefault="0036664E">
      <w:pPr>
        <w:pStyle w:val="CommentText"/>
      </w:pPr>
      <w:r>
        <w:rPr>
          <w:rStyle w:val="CommentReference"/>
        </w:rPr>
        <w:annotationRef/>
      </w:r>
      <w:r>
        <w:t xml:space="preserve">The scenarios can be expanded to go above 30%, of course, but not sure this is worthwhile? </w:t>
      </w:r>
      <w:r w:rsidR="002F6181">
        <w:t>Except that we need to show what it takes to get to 90% access so that we can get to 80% use</w:t>
      </w:r>
      <w:r w:rsidR="00797BCC">
        <w:t>…</w:t>
      </w:r>
    </w:p>
  </w:comment>
  <w:comment w:id="26" w:author="Hannah Koenker | Tropical Health" w:date="2022-01-06T13:10:00Z" w:initials="HK|TH">
    <w:p w14:paraId="05828A4D" w14:textId="6B1C188A" w:rsidR="00A946C4" w:rsidRDefault="00A946C4">
      <w:pPr>
        <w:pStyle w:val="CommentText"/>
      </w:pPr>
      <w:r>
        <w:rPr>
          <w:rStyle w:val="CommentReference"/>
        </w:rPr>
        <w:annotationRef/>
      </w:r>
      <w:r>
        <w:t>Update code so it’s country name…</w:t>
      </w:r>
    </w:p>
  </w:comment>
  <w:comment w:id="27" w:author="Hannah Koenker | Tropical Health" w:date="2022-01-06T14:37:00Z" w:initials="HK|TH">
    <w:p w14:paraId="6D57A3D7" w14:textId="7B4E3B18" w:rsidR="001C3BCA" w:rsidRDefault="001C3BCA">
      <w:pPr>
        <w:pStyle w:val="CommentText"/>
      </w:pPr>
      <w:r>
        <w:rPr>
          <w:rStyle w:val="CommentReference"/>
        </w:rPr>
        <w:annotationRef/>
      </w:r>
      <w:r>
        <w:t>This means they don’t even need 7% to stay above. Need to fix code to get more specific.</w:t>
      </w:r>
    </w:p>
  </w:comment>
  <w:comment w:id="28" w:author="Hannah Koenker | Tropical Health" w:date="2022-01-06T17:37:00Z" w:initials="HK|TH">
    <w:p w14:paraId="33AC40BB" w14:textId="776B9BC6" w:rsidR="00631EE7" w:rsidRDefault="00631EE7">
      <w:pPr>
        <w:pStyle w:val="CommentText"/>
      </w:pPr>
      <w:r>
        <w:rPr>
          <w:rStyle w:val="CommentReference"/>
        </w:rPr>
        <w:annotationRef/>
      </w:r>
      <w:r>
        <w:t>Probably better to move the next two tables into supplemental files, keeping the current Table 5 as the summary.</w:t>
      </w:r>
    </w:p>
  </w:comment>
  <w:comment w:id="30" w:author="Amelia Bertozzi-Villa" w:date="2022-01-10T15:53:00Z" w:initials="ABV">
    <w:p w14:paraId="10958638" w14:textId="77777777" w:rsidR="000A7FBC" w:rsidRDefault="000A7FBC">
      <w:pPr>
        <w:pStyle w:val="CommentText"/>
      </w:pPr>
      <w:r>
        <w:rPr>
          <w:rStyle w:val="CommentReference"/>
        </w:rPr>
        <w:annotationRef/>
      </w:r>
      <w:r>
        <w:t>I like the heatmap idea—if they use color I think these should count as figures rather than tables? In particular:</w:t>
      </w:r>
    </w:p>
    <w:p w14:paraId="3BC6065E" w14:textId="77777777" w:rsidR="000A7FBC" w:rsidRDefault="000A7FBC" w:rsidP="000A7FBC">
      <w:pPr>
        <w:pStyle w:val="CommentText"/>
        <w:numPr>
          <w:ilvl w:val="0"/>
          <w:numId w:val="6"/>
        </w:numPr>
      </w:pPr>
      <w:r>
        <w:t>A key to explain the color spectrum would be helpful</w:t>
      </w:r>
    </w:p>
    <w:p w14:paraId="12E0E883" w14:textId="007156B0" w:rsidR="000A7FBC" w:rsidRDefault="000A7FBC" w:rsidP="000A7FBC">
      <w:pPr>
        <w:pStyle w:val="CommentText"/>
        <w:numPr>
          <w:ilvl w:val="0"/>
          <w:numId w:val="6"/>
        </w:numPr>
      </w:pPr>
      <w:r>
        <w:t>You could color-code all the entries, and maybe put a box around the 1.8 column to emphasize it?</w:t>
      </w:r>
    </w:p>
  </w:comment>
  <w:comment w:id="33" w:author="Hannah Koenker | Tropical Health" w:date="2022-01-06T16:56:00Z" w:initials="HK|TH">
    <w:p w14:paraId="654758BB" w14:textId="358F8009" w:rsidR="004F2155" w:rsidRDefault="004F2155">
      <w:pPr>
        <w:pStyle w:val="CommentText"/>
      </w:pPr>
      <w:r>
        <w:rPr>
          <w:rStyle w:val="CommentReference"/>
        </w:rPr>
        <w:annotationRef/>
      </w:r>
      <w:r>
        <w:t>Haven’t yet discussed the cost/inefficiencies of this approach!</w:t>
      </w:r>
    </w:p>
  </w:comment>
  <w:comment w:id="35" w:author="Amelia Bertozzi-Villa" w:date="2022-01-10T15:47:00Z" w:initials="ABV">
    <w:p w14:paraId="43339CC4" w14:textId="06CE80AA" w:rsidR="00584246" w:rsidRDefault="00584246">
      <w:pPr>
        <w:pStyle w:val="CommentText"/>
      </w:pPr>
      <w:r>
        <w:rPr>
          <w:rStyle w:val="CommentReference"/>
        </w:rPr>
        <w:annotationRef/>
      </w:r>
      <w:r>
        <w:t>I find it confusing to include these two on the same plot since they have different units (people/population vs nets/population). What story are you telling by having them both?</w:t>
      </w:r>
    </w:p>
  </w:comment>
  <w:comment w:id="36" w:author="Hannah Koenker | Tropical Health" w:date="2022-03-21T15:02:00Z" w:initials="HK|TH">
    <w:p w14:paraId="51DAEA65" w14:textId="77777777" w:rsidR="001F341F" w:rsidRDefault="001F341F" w:rsidP="00AB0B8D">
      <w:r>
        <w:rPr>
          <w:rStyle w:val="CommentReference"/>
        </w:rPr>
        <w:annotationRef/>
      </w:r>
      <w:r>
        <w:rPr>
          <w:sz w:val="20"/>
          <w:szCs w:val="20"/>
        </w:rPr>
        <w:t>This is great, I should just have one green line.</w:t>
      </w:r>
    </w:p>
  </w:comment>
  <w:comment w:id="39" w:author="Hannah Koenker | Tropical Health" w:date="2022-01-06T17:43:00Z" w:initials="HK|TH">
    <w:p w14:paraId="2C235CEB" w14:textId="565F05CC" w:rsidR="00A74903" w:rsidRDefault="00A74903">
      <w:pPr>
        <w:pStyle w:val="CommentText"/>
      </w:pPr>
      <w:r>
        <w:rPr>
          <w:rStyle w:val="CommentReference"/>
        </w:rPr>
        <w:annotationRef/>
      </w:r>
      <w:r>
        <w:t>95CI disappears when access&gt;100…</w:t>
      </w:r>
    </w:p>
  </w:comment>
  <w:comment w:id="41" w:author="Hannah Koenker | Tropical Health" w:date="2022-01-06T17:30:00Z" w:initials="HK|TH">
    <w:p w14:paraId="6BFAC7ED" w14:textId="30CC2459" w:rsidR="005246E1" w:rsidRDefault="005246E1">
      <w:pPr>
        <w:pStyle w:val="CommentText"/>
      </w:pPr>
      <w:r>
        <w:rPr>
          <w:rStyle w:val="CommentReference"/>
        </w:rPr>
        <w:annotationRef/>
      </w:r>
      <w:r>
        <w:t>Keep at 80? Or move up to 90?</w:t>
      </w:r>
    </w:p>
  </w:comment>
  <w:comment w:id="42" w:author="Hannah Koenker | Tropical Health" w:date="2022-01-06T17:35:00Z" w:initials="HK|TH">
    <w:p w14:paraId="447753DA" w14:textId="71FF9A90" w:rsidR="00792D06" w:rsidRDefault="00792D06">
      <w:pPr>
        <w:pStyle w:val="CommentText"/>
      </w:pPr>
      <w:r>
        <w:rPr>
          <w:rStyle w:val="CommentReference"/>
        </w:rPr>
        <w:annotationRef/>
      </w:r>
      <w:r>
        <w:t>Maybe add column to indicate the retention time that was used…?</w:t>
      </w:r>
    </w:p>
  </w:comment>
  <w:comment w:id="43" w:author="Amelia Bertozzi-Villa" w:date="2022-01-10T14:03:00Z" w:initials="ABV">
    <w:p w14:paraId="1D22C6E1" w14:textId="5E0B1F05" w:rsidR="00CE06D4" w:rsidRDefault="00CE06D4">
      <w:pPr>
        <w:pStyle w:val="CommentText"/>
      </w:pPr>
      <w:r>
        <w:rPr>
          <w:rStyle w:val="CommentReference"/>
        </w:rPr>
        <w:annotationRef/>
      </w:r>
      <w:r>
        <w:t>Agree that it would be useful to make clear in general what net retention times are being assumed for each country.</w:t>
      </w:r>
    </w:p>
  </w:comment>
  <w:comment w:id="44" w:author="Hannah Koenker | Tropical Health" w:date="2022-01-06T17:28:00Z" w:initials="HK|TH">
    <w:p w14:paraId="5F337A28" w14:textId="228300C5" w:rsidR="004F2155" w:rsidRDefault="004F2155">
      <w:pPr>
        <w:pStyle w:val="CommentText"/>
      </w:pPr>
      <w:r>
        <w:rPr>
          <w:rStyle w:val="CommentReference"/>
        </w:rPr>
        <w:annotationRef/>
      </w:r>
      <w:r>
        <w:t>Don’t really have anything to recommend here, although could call out which countries are ‘ok’ keeping this strategy, I guess.</w:t>
      </w:r>
      <w:r w:rsidR="008C4DB9">
        <w:t xml:space="preserve"> Cameroon, Gabon, EG, Niger.</w:t>
      </w:r>
    </w:p>
  </w:comment>
  <w:comment w:id="45" w:author="Hannah Koenker | Tropical Health" w:date="2022-01-06T17:29:00Z" w:initials="HK|TH">
    <w:p w14:paraId="546D5C75" w14:textId="4829D4BB" w:rsidR="009B6552" w:rsidRDefault="009B6552">
      <w:pPr>
        <w:pStyle w:val="CommentText"/>
      </w:pPr>
      <w:r>
        <w:rPr>
          <w:rStyle w:val="CommentReference"/>
        </w:rPr>
        <w:annotationRef/>
      </w:r>
      <w:r>
        <w:t xml:space="preserve">Just </w:t>
      </w:r>
      <w:r w:rsidR="00110335">
        <w:t>remembered</w:t>
      </w:r>
      <w:r>
        <w:t xml:space="preserve"> this is quantified at 1.8 throughout, so can’t combine the campaign quant recommendations here with the CD quant recommendations. Must pick one column.</w:t>
      </w:r>
    </w:p>
  </w:comment>
  <w:comment w:id="47" w:author="Hannah Koenker | Tropical Health" w:date="2022-01-06T16:23:00Z" w:initials="HK|TH">
    <w:p w14:paraId="7B45659E" w14:textId="77777777" w:rsidR="001423C8" w:rsidRDefault="00430E99" w:rsidP="00430E99">
      <w:pPr>
        <w:pStyle w:val="ListParagraph"/>
        <w:numPr>
          <w:ilvl w:val="0"/>
          <w:numId w:val="1"/>
        </w:numPr>
      </w:pPr>
      <w:r>
        <w:rPr>
          <w:rStyle w:val="CommentReference"/>
        </w:rPr>
        <w:annotationRef/>
      </w:r>
      <w:r w:rsidR="001423C8">
        <w:t>Old notes to self:</w:t>
      </w:r>
    </w:p>
    <w:p w14:paraId="3058510A" w14:textId="77777777" w:rsidR="001423C8" w:rsidRDefault="001423C8" w:rsidP="001423C8">
      <w:pPr>
        <w:pStyle w:val="ListParagraph"/>
      </w:pPr>
    </w:p>
    <w:p w14:paraId="78F089BB" w14:textId="35C5AB32" w:rsidR="00430E99" w:rsidRDefault="00430E99" w:rsidP="00430E99">
      <w:pPr>
        <w:pStyle w:val="ListParagraph"/>
        <w:numPr>
          <w:ilvl w:val="0"/>
          <w:numId w:val="1"/>
        </w:numPr>
      </w:pPr>
      <w:r>
        <w:t>Graph of current scenario to start, pop/1.8 with ANC at varying levels due to implementation (??)</w:t>
      </w:r>
    </w:p>
    <w:p w14:paraId="3EE0D21B" w14:textId="77777777" w:rsidR="00430E99" w:rsidRDefault="00430E99" w:rsidP="00430E99">
      <w:pPr>
        <w:pStyle w:val="ListParagraph"/>
        <w:numPr>
          <w:ilvl w:val="0"/>
          <w:numId w:val="1"/>
        </w:numPr>
      </w:pPr>
      <w:r>
        <w:t>Then map of each country at its optimum and what quant factor that requires?</w:t>
      </w:r>
    </w:p>
    <w:p w14:paraId="51E9235C" w14:textId="77777777" w:rsidR="00430E99" w:rsidRDefault="00430E99" w:rsidP="00430E99">
      <w:pPr>
        <w:pStyle w:val="ListParagraph"/>
        <w:numPr>
          <w:ilvl w:val="1"/>
          <w:numId w:val="1"/>
        </w:numPr>
      </w:pPr>
      <w:r>
        <w:t>Graphs of three scenarios at varying levels of pop*x%</w:t>
      </w:r>
    </w:p>
    <w:p w14:paraId="0DE378AB" w14:textId="77777777" w:rsidR="00430E99" w:rsidRDefault="00430E99" w:rsidP="00430E99">
      <w:pPr>
        <w:pStyle w:val="ListParagraph"/>
        <w:numPr>
          <w:ilvl w:val="0"/>
          <w:numId w:val="1"/>
        </w:numPr>
      </w:pPr>
      <w:r>
        <w:t xml:space="preserve">Comparability of projected estimates vs observed regional level survey data </w:t>
      </w:r>
    </w:p>
    <w:p w14:paraId="005045A3" w14:textId="77FE5A2F" w:rsidR="00430E99" w:rsidRDefault="00430E99">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2BB4B04" w15:done="0"/>
  <w15:commentEx w15:paraId="349DE890" w15:done="0"/>
  <w15:commentEx w15:paraId="0140C23B" w15:done="0"/>
  <w15:commentEx w15:paraId="033A530B" w15:done="0"/>
  <w15:commentEx w15:paraId="0C31B8E0" w15:done="0"/>
  <w15:commentEx w15:paraId="06349A33" w15:done="0"/>
  <w15:commentEx w15:paraId="3CEC965A" w15:done="0"/>
  <w15:commentEx w15:paraId="19542ADD" w15:done="0"/>
  <w15:commentEx w15:paraId="11AB7263" w15:paraIdParent="19542ADD" w15:done="0"/>
  <w15:commentEx w15:paraId="013CDC30" w15:done="0"/>
  <w15:commentEx w15:paraId="05828A4D" w15:done="0"/>
  <w15:commentEx w15:paraId="6D57A3D7" w15:done="0"/>
  <w15:commentEx w15:paraId="33AC40BB" w15:done="0"/>
  <w15:commentEx w15:paraId="12E0E883" w15:done="0"/>
  <w15:commentEx w15:paraId="654758BB" w15:done="0"/>
  <w15:commentEx w15:paraId="43339CC4" w15:done="0"/>
  <w15:commentEx w15:paraId="51DAEA65" w15:paraIdParent="43339CC4" w15:done="0"/>
  <w15:commentEx w15:paraId="2C235CEB" w15:done="0"/>
  <w15:commentEx w15:paraId="6BFAC7ED" w15:done="0"/>
  <w15:commentEx w15:paraId="447753DA" w15:done="0"/>
  <w15:commentEx w15:paraId="1D22C6E1" w15:paraIdParent="447753DA" w15:done="0"/>
  <w15:commentEx w15:paraId="5F337A28" w15:done="0"/>
  <w15:commentEx w15:paraId="546D5C75" w15:done="0"/>
  <w15:commentEx w15:paraId="005045A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81A91F" w16cex:dateUtc="2022-01-06T22:45:00Z"/>
  <w16cex:commentExtensible w16cex:durableId="25881F93" w16cex:dateUtc="2022-01-11T07:24:00Z"/>
  <w16cex:commentExtensible w16cex:durableId="2586AA0A" w16cex:dateUtc="2022-01-10T20:50:00Z"/>
  <w16cex:commentExtensible w16cex:durableId="258826AF" w16cex:dateUtc="2022-01-11T07:54:00Z"/>
  <w16cex:commentExtensible w16cex:durableId="25882C7F" w16cex:dateUtc="2022-01-11T08:19:00Z"/>
  <w16cex:commentExtensible w16cex:durableId="25868F8A" w16cex:dateUtc="2022-01-10T18:57:00Z"/>
  <w16cex:commentExtensible w16cex:durableId="25882B7E" w16cex:dateUtc="2022-01-11T08:14:00Z"/>
  <w16cex:commentExtensible w16cex:durableId="25882D31" w16cex:dateUtc="2022-01-11T08:22:00Z"/>
  <w16cex:commentExtensible w16cex:durableId="25E31218" w16cex:dateUtc="2022-03-21T19:02:00Z"/>
  <w16cex:commentExtensible w16cex:durableId="25816852" w16cex:dateUtc="2022-01-06T18:08:00Z"/>
  <w16cex:commentExtensible w16cex:durableId="258168CD" w16cex:dateUtc="2022-01-06T18:10:00Z"/>
  <w16cex:commentExtensible w16cex:durableId="25817D21" w16cex:dateUtc="2022-01-06T19:37:00Z"/>
  <w16cex:commentExtensible w16cex:durableId="2581A749" w16cex:dateUtc="2022-01-06T22:37:00Z"/>
  <w16cex:commentExtensible w16cex:durableId="2586AABA" w16cex:dateUtc="2022-01-10T20:53:00Z"/>
  <w16cex:commentExtensible w16cex:durableId="25819DB8" w16cex:dateUtc="2022-01-06T21:56:00Z"/>
  <w16cex:commentExtensible w16cex:durableId="2586A955" w16cex:dateUtc="2022-01-10T20:47:00Z"/>
  <w16cex:commentExtensible w16cex:durableId="25E311F4" w16cex:dateUtc="2022-03-21T19:02:00Z"/>
  <w16cex:commentExtensible w16cex:durableId="2581A8BA" w16cex:dateUtc="2022-01-06T22:43:00Z"/>
  <w16cex:commentExtensible w16cex:durableId="2581A5BE" w16cex:dateUtc="2022-01-06T22:30:00Z"/>
  <w16cex:commentExtensible w16cex:durableId="2581A6F2" w16cex:dateUtc="2022-01-06T22:35:00Z"/>
  <w16cex:commentExtensible w16cex:durableId="258690FD" w16cex:dateUtc="2022-01-10T19:03:00Z"/>
  <w16cex:commentExtensible w16cex:durableId="2581A558" w16cex:dateUtc="2022-01-06T22:28:00Z"/>
  <w16cex:commentExtensible w16cex:durableId="2581A58C" w16cex:dateUtc="2022-01-06T22:29:00Z"/>
  <w16cex:commentExtensible w16cex:durableId="258195F1" w16cex:dateUtc="2022-01-06T21: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2BB4B04" w16cid:durableId="2581A91F"/>
  <w16cid:commentId w16cid:paraId="349DE890" w16cid:durableId="25881F93"/>
  <w16cid:commentId w16cid:paraId="0140C23B" w16cid:durableId="2586AA0A"/>
  <w16cid:commentId w16cid:paraId="033A530B" w16cid:durableId="258826AF"/>
  <w16cid:commentId w16cid:paraId="0C31B8E0" w16cid:durableId="25882C7F"/>
  <w16cid:commentId w16cid:paraId="06349A33" w16cid:durableId="25868F8A"/>
  <w16cid:commentId w16cid:paraId="3CEC965A" w16cid:durableId="25882B7E"/>
  <w16cid:commentId w16cid:paraId="19542ADD" w16cid:durableId="25882D31"/>
  <w16cid:commentId w16cid:paraId="11AB7263" w16cid:durableId="25E31218"/>
  <w16cid:commentId w16cid:paraId="013CDC30" w16cid:durableId="25816852"/>
  <w16cid:commentId w16cid:paraId="05828A4D" w16cid:durableId="258168CD"/>
  <w16cid:commentId w16cid:paraId="6D57A3D7" w16cid:durableId="25817D21"/>
  <w16cid:commentId w16cid:paraId="33AC40BB" w16cid:durableId="2581A749"/>
  <w16cid:commentId w16cid:paraId="12E0E883" w16cid:durableId="2586AABA"/>
  <w16cid:commentId w16cid:paraId="654758BB" w16cid:durableId="25819DB8"/>
  <w16cid:commentId w16cid:paraId="43339CC4" w16cid:durableId="2586A955"/>
  <w16cid:commentId w16cid:paraId="51DAEA65" w16cid:durableId="25E311F4"/>
  <w16cid:commentId w16cid:paraId="2C235CEB" w16cid:durableId="2581A8BA"/>
  <w16cid:commentId w16cid:paraId="6BFAC7ED" w16cid:durableId="2581A5BE"/>
  <w16cid:commentId w16cid:paraId="447753DA" w16cid:durableId="2581A6F2"/>
  <w16cid:commentId w16cid:paraId="1D22C6E1" w16cid:durableId="258690FD"/>
  <w16cid:commentId w16cid:paraId="5F337A28" w16cid:durableId="2581A558"/>
  <w16cid:commentId w16cid:paraId="546D5C75" w16cid:durableId="2581A58C"/>
  <w16cid:commentId w16cid:paraId="005045A3" w16cid:durableId="258195F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8B8A68" w14:textId="77777777" w:rsidR="00FF673A" w:rsidRDefault="00FF673A" w:rsidP="000A4113">
      <w:pPr>
        <w:spacing w:after="0" w:line="240" w:lineRule="auto"/>
      </w:pPr>
      <w:r>
        <w:separator/>
      </w:r>
    </w:p>
  </w:endnote>
  <w:endnote w:type="continuationSeparator" w:id="0">
    <w:p w14:paraId="7D30EBC7" w14:textId="77777777" w:rsidR="00FF673A" w:rsidRDefault="00FF673A" w:rsidP="000A4113">
      <w:pPr>
        <w:spacing w:after="0" w:line="240" w:lineRule="auto"/>
      </w:pPr>
      <w:r>
        <w:continuationSeparator/>
      </w:r>
    </w:p>
  </w:endnote>
  <w:endnote w:type="continuationNotice" w:id="1">
    <w:p w14:paraId="1306A3C8" w14:textId="77777777" w:rsidR="00FF673A" w:rsidRDefault="00FF673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82351766"/>
      <w:docPartObj>
        <w:docPartGallery w:val="Page Numbers (Bottom of Page)"/>
        <w:docPartUnique/>
      </w:docPartObj>
    </w:sdtPr>
    <w:sdtContent>
      <w:p w14:paraId="6551DD39" w14:textId="021A03E9" w:rsidR="000A4113" w:rsidRDefault="000A4113" w:rsidP="0015668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BBE7BD2" w14:textId="77777777" w:rsidR="000A4113" w:rsidRDefault="000A4113" w:rsidP="000A411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80785882"/>
      <w:docPartObj>
        <w:docPartGallery w:val="Page Numbers (Bottom of Page)"/>
        <w:docPartUnique/>
      </w:docPartObj>
    </w:sdtPr>
    <w:sdtContent>
      <w:p w14:paraId="2C3024F0" w14:textId="3C6F3259" w:rsidR="000A4113" w:rsidRDefault="000A4113" w:rsidP="0015668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7</w:t>
        </w:r>
        <w:r>
          <w:rPr>
            <w:rStyle w:val="PageNumber"/>
          </w:rPr>
          <w:fldChar w:fldCharType="end"/>
        </w:r>
      </w:p>
    </w:sdtContent>
  </w:sdt>
  <w:p w14:paraId="2928E086" w14:textId="77777777" w:rsidR="000A4113" w:rsidRDefault="000A4113" w:rsidP="000A411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51AAE2" w14:textId="77777777" w:rsidR="00FF673A" w:rsidRDefault="00FF673A" w:rsidP="000A4113">
      <w:pPr>
        <w:spacing w:after="0" w:line="240" w:lineRule="auto"/>
      </w:pPr>
      <w:r>
        <w:separator/>
      </w:r>
    </w:p>
  </w:footnote>
  <w:footnote w:type="continuationSeparator" w:id="0">
    <w:p w14:paraId="1D102067" w14:textId="77777777" w:rsidR="00FF673A" w:rsidRDefault="00FF673A" w:rsidP="000A4113">
      <w:pPr>
        <w:spacing w:after="0" w:line="240" w:lineRule="auto"/>
      </w:pPr>
      <w:r>
        <w:continuationSeparator/>
      </w:r>
    </w:p>
  </w:footnote>
  <w:footnote w:type="continuationNotice" w:id="1">
    <w:p w14:paraId="3C158D58" w14:textId="77777777" w:rsidR="00FF673A" w:rsidRDefault="00FF673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0CF6EF" w14:textId="77777777" w:rsidR="002C6EC7" w:rsidRDefault="002C6E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950AC9"/>
    <w:multiLevelType w:val="hybridMultilevel"/>
    <w:tmpl w:val="DFF678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3BF97F74"/>
    <w:multiLevelType w:val="hybridMultilevel"/>
    <w:tmpl w:val="76DA0900"/>
    <w:lvl w:ilvl="0" w:tplc="32404BC0">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D2E5977"/>
    <w:multiLevelType w:val="hybridMultilevel"/>
    <w:tmpl w:val="F74CC6F8"/>
    <w:lvl w:ilvl="0" w:tplc="F95A9F2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C0F4F74"/>
    <w:multiLevelType w:val="hybridMultilevel"/>
    <w:tmpl w:val="C4F43ADA"/>
    <w:lvl w:ilvl="0" w:tplc="5282C23A">
      <w:start w:val="2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1464DE3"/>
    <w:multiLevelType w:val="hybridMultilevel"/>
    <w:tmpl w:val="7CCE912A"/>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1D9589F"/>
    <w:multiLevelType w:val="hybridMultilevel"/>
    <w:tmpl w:val="365CF5DA"/>
    <w:lvl w:ilvl="0" w:tplc="03C28036">
      <w:start w:val="5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42388030">
    <w:abstractNumId w:val="5"/>
  </w:num>
  <w:num w:numId="2" w16cid:durableId="834951767">
    <w:abstractNumId w:val="3"/>
  </w:num>
  <w:num w:numId="3" w16cid:durableId="92677855">
    <w:abstractNumId w:val="1"/>
  </w:num>
  <w:num w:numId="4" w16cid:durableId="204372104">
    <w:abstractNumId w:val="4"/>
  </w:num>
  <w:num w:numId="5" w16cid:durableId="2125999915">
    <w:abstractNumId w:val="0"/>
  </w:num>
  <w:num w:numId="6" w16cid:durableId="1552229298">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annah Koenker | Tropical Health">
    <w15:presenceInfo w15:providerId="AD" w15:userId="S::hannah@trophealth.com::54ed52ef-dfc0-4efe-aca5-14dac80197d2"/>
  </w15:person>
  <w15:person w15:author="Peter Gething">
    <w15:presenceInfo w15:providerId="None" w15:userId="Peter Gething"/>
  </w15:person>
  <w15:person w15:author="Amelia Bertozzi-Villa">
    <w15:presenceInfo w15:providerId="AD" w15:userId="S::abertozz@uw.edu::092a5f98-5f28-4e26-8dd1-2fc6e9b593f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2F4E"/>
    <w:rsid w:val="00000393"/>
    <w:rsid w:val="0004065F"/>
    <w:rsid w:val="00043FB9"/>
    <w:rsid w:val="000834D8"/>
    <w:rsid w:val="00092C2B"/>
    <w:rsid w:val="000A03BF"/>
    <w:rsid w:val="000A4113"/>
    <w:rsid w:val="000A7FBC"/>
    <w:rsid w:val="000E61A8"/>
    <w:rsid w:val="00110335"/>
    <w:rsid w:val="001423C8"/>
    <w:rsid w:val="00147DAC"/>
    <w:rsid w:val="0015164D"/>
    <w:rsid w:val="00192E07"/>
    <w:rsid w:val="001B191F"/>
    <w:rsid w:val="001C3BCA"/>
    <w:rsid w:val="001D2BB8"/>
    <w:rsid w:val="001F341F"/>
    <w:rsid w:val="00211E89"/>
    <w:rsid w:val="00234A4E"/>
    <w:rsid w:val="00260757"/>
    <w:rsid w:val="00265A72"/>
    <w:rsid w:val="002A2CA7"/>
    <w:rsid w:val="002C6EC7"/>
    <w:rsid w:val="002F6181"/>
    <w:rsid w:val="003325BD"/>
    <w:rsid w:val="0036664E"/>
    <w:rsid w:val="00395348"/>
    <w:rsid w:val="003A5E85"/>
    <w:rsid w:val="003D6AC3"/>
    <w:rsid w:val="003E49E2"/>
    <w:rsid w:val="003E71C8"/>
    <w:rsid w:val="00404727"/>
    <w:rsid w:val="00430E99"/>
    <w:rsid w:val="0046730E"/>
    <w:rsid w:val="00482450"/>
    <w:rsid w:val="004A6568"/>
    <w:rsid w:val="004F2155"/>
    <w:rsid w:val="005054AC"/>
    <w:rsid w:val="00505991"/>
    <w:rsid w:val="00520AB7"/>
    <w:rsid w:val="005246E1"/>
    <w:rsid w:val="00584246"/>
    <w:rsid w:val="005A3860"/>
    <w:rsid w:val="005F5E6B"/>
    <w:rsid w:val="005F6AAB"/>
    <w:rsid w:val="00631EE7"/>
    <w:rsid w:val="00692B5D"/>
    <w:rsid w:val="006A5EE0"/>
    <w:rsid w:val="006E1D65"/>
    <w:rsid w:val="007821E7"/>
    <w:rsid w:val="00792D06"/>
    <w:rsid w:val="0079431F"/>
    <w:rsid w:val="00797BCC"/>
    <w:rsid w:val="007A04AA"/>
    <w:rsid w:val="007F7C75"/>
    <w:rsid w:val="00830BD5"/>
    <w:rsid w:val="0084102F"/>
    <w:rsid w:val="0086144A"/>
    <w:rsid w:val="00864857"/>
    <w:rsid w:val="008C4DB9"/>
    <w:rsid w:val="00926B50"/>
    <w:rsid w:val="009A2FEE"/>
    <w:rsid w:val="009B6552"/>
    <w:rsid w:val="009B6D72"/>
    <w:rsid w:val="009F0429"/>
    <w:rsid w:val="009F1C16"/>
    <w:rsid w:val="00A1646C"/>
    <w:rsid w:val="00A32ED2"/>
    <w:rsid w:val="00A74903"/>
    <w:rsid w:val="00A946C4"/>
    <w:rsid w:val="00AA437E"/>
    <w:rsid w:val="00AC6683"/>
    <w:rsid w:val="00AE3F66"/>
    <w:rsid w:val="00B03DB1"/>
    <w:rsid w:val="00B06C2A"/>
    <w:rsid w:val="00B37C01"/>
    <w:rsid w:val="00B57635"/>
    <w:rsid w:val="00BB017D"/>
    <w:rsid w:val="00BC27B0"/>
    <w:rsid w:val="00BC5F14"/>
    <w:rsid w:val="00BD0C61"/>
    <w:rsid w:val="00C43AB9"/>
    <w:rsid w:val="00CE06D4"/>
    <w:rsid w:val="00CF1410"/>
    <w:rsid w:val="00D02B5E"/>
    <w:rsid w:val="00D236AB"/>
    <w:rsid w:val="00D62F4E"/>
    <w:rsid w:val="00D76D83"/>
    <w:rsid w:val="00E13BEC"/>
    <w:rsid w:val="00E13E6D"/>
    <w:rsid w:val="00E96189"/>
    <w:rsid w:val="00EE38F8"/>
    <w:rsid w:val="00EF1246"/>
    <w:rsid w:val="00F5042A"/>
    <w:rsid w:val="00F75B07"/>
    <w:rsid w:val="00FF673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E0FB97"/>
  <w15:docId w15:val="{C015141A-3A05-1742-88D8-2360F0BF39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646C"/>
  </w:style>
  <w:style w:type="paragraph" w:styleId="Heading1">
    <w:name w:val="heading 1"/>
    <w:basedOn w:val="Normal"/>
    <w:next w:val="Normal"/>
    <w:link w:val="Heading1Char"/>
    <w:uiPriority w:val="9"/>
    <w:qFormat/>
    <w:rsid w:val="00A1646C"/>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A1646C"/>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A1646C"/>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A1646C"/>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A1646C"/>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A1646C"/>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A1646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1646C"/>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Heading9">
    <w:name w:val="heading 9"/>
    <w:basedOn w:val="Normal"/>
    <w:next w:val="Normal"/>
    <w:link w:val="Heading9Char"/>
    <w:uiPriority w:val="9"/>
    <w:semiHidden/>
    <w:unhideWhenUsed/>
    <w:qFormat/>
    <w:rsid w:val="00A1646C"/>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646C"/>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A1646C"/>
    <w:rPr>
      <w:rFonts w:asciiTheme="majorHAnsi" w:eastAsiaTheme="majorEastAsia" w:hAnsiTheme="majorHAnsi" w:cstheme="majorBidi"/>
      <w:b/>
      <w:bCs/>
      <w:color w:val="4472C4" w:themeColor="accent1"/>
      <w:sz w:val="26"/>
      <w:szCs w:val="26"/>
    </w:rPr>
  </w:style>
  <w:style w:type="paragraph" w:styleId="Title">
    <w:name w:val="Title"/>
    <w:basedOn w:val="Normal"/>
    <w:next w:val="Normal"/>
    <w:link w:val="TitleChar"/>
    <w:uiPriority w:val="10"/>
    <w:qFormat/>
    <w:rsid w:val="00A1646C"/>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A1646C"/>
    <w:rPr>
      <w:rFonts w:asciiTheme="majorHAnsi" w:eastAsiaTheme="majorEastAsia" w:hAnsiTheme="majorHAnsi" w:cstheme="majorBidi"/>
      <w:color w:val="323E4F" w:themeColor="text2" w:themeShade="BF"/>
      <w:spacing w:val="5"/>
      <w:kern w:val="28"/>
      <w:sz w:val="52"/>
      <w:szCs w:val="52"/>
    </w:rPr>
  </w:style>
  <w:style w:type="paragraph" w:styleId="ListParagraph">
    <w:name w:val="List Paragraph"/>
    <w:basedOn w:val="Normal"/>
    <w:uiPriority w:val="34"/>
    <w:qFormat/>
    <w:rsid w:val="00A1646C"/>
    <w:pPr>
      <w:ind w:left="720"/>
      <w:contextualSpacing/>
    </w:pPr>
  </w:style>
  <w:style w:type="character" w:styleId="CommentReference">
    <w:name w:val="annotation reference"/>
    <w:basedOn w:val="DefaultParagraphFont"/>
    <w:uiPriority w:val="99"/>
    <w:semiHidden/>
    <w:unhideWhenUsed/>
    <w:rsid w:val="00D62F4E"/>
    <w:rPr>
      <w:sz w:val="16"/>
      <w:szCs w:val="16"/>
    </w:rPr>
  </w:style>
  <w:style w:type="paragraph" w:styleId="CommentText">
    <w:name w:val="annotation text"/>
    <w:basedOn w:val="Normal"/>
    <w:link w:val="CommentTextChar"/>
    <w:uiPriority w:val="99"/>
    <w:semiHidden/>
    <w:unhideWhenUsed/>
    <w:rsid w:val="00D62F4E"/>
    <w:rPr>
      <w:sz w:val="20"/>
      <w:szCs w:val="20"/>
    </w:rPr>
  </w:style>
  <w:style w:type="character" w:customStyle="1" w:styleId="CommentTextChar">
    <w:name w:val="Comment Text Char"/>
    <w:basedOn w:val="DefaultParagraphFont"/>
    <w:link w:val="CommentText"/>
    <w:uiPriority w:val="99"/>
    <w:semiHidden/>
    <w:rsid w:val="00D62F4E"/>
    <w:rPr>
      <w:sz w:val="20"/>
      <w:szCs w:val="20"/>
    </w:rPr>
  </w:style>
  <w:style w:type="paragraph" w:customStyle="1" w:styleId="csl-entry">
    <w:name w:val="csl-entry"/>
    <w:basedOn w:val="Normal"/>
    <w:rsid w:val="00D62F4E"/>
    <w:pPr>
      <w:spacing w:before="100" w:beforeAutospacing="1" w:after="100" w:afterAutospacing="1"/>
    </w:pPr>
    <w:rPr>
      <w:rFonts w:ascii="Times New Roman" w:hAnsi="Times New Roman" w:cs="Times New Roman"/>
    </w:rPr>
  </w:style>
  <w:style w:type="paragraph" w:styleId="Caption">
    <w:name w:val="caption"/>
    <w:basedOn w:val="Normal"/>
    <w:next w:val="Normal"/>
    <w:uiPriority w:val="35"/>
    <w:unhideWhenUsed/>
    <w:qFormat/>
    <w:rsid w:val="00A1646C"/>
    <w:pPr>
      <w:spacing w:line="240" w:lineRule="auto"/>
    </w:pPr>
    <w:rPr>
      <w:b/>
      <w:bCs/>
      <w:color w:val="4472C4" w:themeColor="accent1"/>
      <w:sz w:val="18"/>
      <w:szCs w:val="18"/>
    </w:rPr>
  </w:style>
  <w:style w:type="table" w:styleId="TableGrid">
    <w:name w:val="Table Grid"/>
    <w:basedOn w:val="TableNormal"/>
    <w:uiPriority w:val="39"/>
    <w:rsid w:val="00D62F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5042A"/>
    <w:rPr>
      <w:color w:val="808080"/>
    </w:rPr>
  </w:style>
  <w:style w:type="table" w:styleId="GridTable1Light-Accent2">
    <w:name w:val="Grid Table 1 Light Accent 2"/>
    <w:basedOn w:val="TableNormal"/>
    <w:uiPriority w:val="46"/>
    <w:rsid w:val="005F5E6B"/>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character" w:customStyle="1" w:styleId="gtcolumnspanner">
    <w:name w:val="gt_column_spanner"/>
    <w:basedOn w:val="DefaultParagraphFont"/>
    <w:rsid w:val="00404727"/>
  </w:style>
  <w:style w:type="paragraph" w:styleId="NoSpacing">
    <w:name w:val="No Spacing"/>
    <w:link w:val="NoSpacingChar"/>
    <w:uiPriority w:val="1"/>
    <w:qFormat/>
    <w:rsid w:val="00A1646C"/>
    <w:pPr>
      <w:spacing w:after="0" w:line="240" w:lineRule="auto"/>
    </w:pPr>
  </w:style>
  <w:style w:type="paragraph" w:styleId="CommentSubject">
    <w:name w:val="annotation subject"/>
    <w:basedOn w:val="CommentText"/>
    <w:next w:val="CommentText"/>
    <w:link w:val="CommentSubjectChar"/>
    <w:uiPriority w:val="99"/>
    <w:semiHidden/>
    <w:unhideWhenUsed/>
    <w:rsid w:val="0036664E"/>
    <w:rPr>
      <w:b/>
      <w:bCs/>
    </w:rPr>
  </w:style>
  <w:style w:type="character" w:customStyle="1" w:styleId="CommentSubjectChar">
    <w:name w:val="Comment Subject Char"/>
    <w:basedOn w:val="CommentTextChar"/>
    <w:link w:val="CommentSubject"/>
    <w:uiPriority w:val="99"/>
    <w:semiHidden/>
    <w:rsid w:val="0036664E"/>
    <w:rPr>
      <w:b/>
      <w:bCs/>
      <w:sz w:val="20"/>
      <w:szCs w:val="20"/>
    </w:rPr>
  </w:style>
  <w:style w:type="character" w:styleId="Hyperlink">
    <w:name w:val="Hyperlink"/>
    <w:basedOn w:val="DefaultParagraphFont"/>
    <w:uiPriority w:val="99"/>
    <w:unhideWhenUsed/>
    <w:rsid w:val="00926B50"/>
    <w:rPr>
      <w:color w:val="0563C1" w:themeColor="hyperlink"/>
      <w:u w:val="single"/>
    </w:rPr>
  </w:style>
  <w:style w:type="character" w:styleId="UnresolvedMention">
    <w:name w:val="Unresolved Mention"/>
    <w:basedOn w:val="DefaultParagraphFont"/>
    <w:uiPriority w:val="99"/>
    <w:semiHidden/>
    <w:unhideWhenUsed/>
    <w:rsid w:val="00926B50"/>
    <w:rPr>
      <w:color w:val="605E5C"/>
      <w:shd w:val="clear" w:color="auto" w:fill="E1DFDD"/>
    </w:rPr>
  </w:style>
  <w:style w:type="paragraph" w:styleId="Header">
    <w:name w:val="header"/>
    <w:basedOn w:val="Normal"/>
    <w:link w:val="HeaderChar"/>
    <w:uiPriority w:val="99"/>
    <w:unhideWhenUsed/>
    <w:rsid w:val="000A4113"/>
    <w:pPr>
      <w:tabs>
        <w:tab w:val="center" w:pos="4680"/>
        <w:tab w:val="right" w:pos="9360"/>
      </w:tabs>
      <w:spacing w:after="0"/>
    </w:pPr>
  </w:style>
  <w:style w:type="character" w:customStyle="1" w:styleId="HeaderChar">
    <w:name w:val="Header Char"/>
    <w:basedOn w:val="DefaultParagraphFont"/>
    <w:link w:val="Header"/>
    <w:uiPriority w:val="99"/>
    <w:rsid w:val="000A4113"/>
  </w:style>
  <w:style w:type="paragraph" w:styleId="Footer">
    <w:name w:val="footer"/>
    <w:basedOn w:val="Normal"/>
    <w:link w:val="FooterChar"/>
    <w:uiPriority w:val="99"/>
    <w:unhideWhenUsed/>
    <w:rsid w:val="000A4113"/>
    <w:pPr>
      <w:tabs>
        <w:tab w:val="center" w:pos="4680"/>
        <w:tab w:val="right" w:pos="9360"/>
      </w:tabs>
      <w:spacing w:after="0"/>
    </w:pPr>
  </w:style>
  <w:style w:type="character" w:customStyle="1" w:styleId="FooterChar">
    <w:name w:val="Footer Char"/>
    <w:basedOn w:val="DefaultParagraphFont"/>
    <w:link w:val="Footer"/>
    <w:uiPriority w:val="99"/>
    <w:rsid w:val="000A4113"/>
  </w:style>
  <w:style w:type="character" w:styleId="PageNumber">
    <w:name w:val="page number"/>
    <w:basedOn w:val="DefaultParagraphFont"/>
    <w:uiPriority w:val="99"/>
    <w:semiHidden/>
    <w:unhideWhenUsed/>
    <w:rsid w:val="000A4113"/>
  </w:style>
  <w:style w:type="paragraph" w:customStyle="1" w:styleId="PersonalName">
    <w:name w:val="Personal Name"/>
    <w:basedOn w:val="Title"/>
    <w:rsid w:val="00A1646C"/>
    <w:rPr>
      <w:b/>
      <w:caps/>
      <w:color w:val="000000"/>
      <w:sz w:val="28"/>
      <w:szCs w:val="28"/>
    </w:rPr>
  </w:style>
  <w:style w:type="character" w:customStyle="1" w:styleId="Heading3Char">
    <w:name w:val="Heading 3 Char"/>
    <w:basedOn w:val="DefaultParagraphFont"/>
    <w:link w:val="Heading3"/>
    <w:uiPriority w:val="9"/>
    <w:semiHidden/>
    <w:rsid w:val="00A1646C"/>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semiHidden/>
    <w:rsid w:val="00A1646C"/>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A1646C"/>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A1646C"/>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A1646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1646C"/>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semiHidden/>
    <w:rsid w:val="00A1646C"/>
    <w:rPr>
      <w:rFonts w:asciiTheme="majorHAnsi" w:eastAsiaTheme="majorEastAsia" w:hAnsiTheme="majorHAnsi" w:cstheme="majorBidi"/>
      <w:i/>
      <w:iCs/>
      <w:color w:val="404040" w:themeColor="text1" w:themeTint="BF"/>
      <w:sz w:val="20"/>
      <w:szCs w:val="20"/>
    </w:rPr>
  </w:style>
  <w:style w:type="paragraph" w:styleId="Subtitle">
    <w:name w:val="Subtitle"/>
    <w:basedOn w:val="Normal"/>
    <w:next w:val="Normal"/>
    <w:link w:val="SubtitleChar"/>
    <w:uiPriority w:val="11"/>
    <w:qFormat/>
    <w:rsid w:val="00A1646C"/>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A1646C"/>
    <w:rPr>
      <w:rFonts w:asciiTheme="majorHAnsi" w:eastAsiaTheme="majorEastAsia" w:hAnsiTheme="majorHAnsi" w:cstheme="majorBidi"/>
      <w:i/>
      <w:iCs/>
      <w:color w:val="4472C4" w:themeColor="accent1"/>
      <w:spacing w:val="15"/>
      <w:sz w:val="24"/>
      <w:szCs w:val="24"/>
    </w:rPr>
  </w:style>
  <w:style w:type="character" w:styleId="Strong">
    <w:name w:val="Strong"/>
    <w:basedOn w:val="DefaultParagraphFont"/>
    <w:uiPriority w:val="22"/>
    <w:qFormat/>
    <w:rsid w:val="00A1646C"/>
    <w:rPr>
      <w:b/>
      <w:bCs/>
    </w:rPr>
  </w:style>
  <w:style w:type="character" w:styleId="Emphasis">
    <w:name w:val="Emphasis"/>
    <w:basedOn w:val="DefaultParagraphFont"/>
    <w:uiPriority w:val="20"/>
    <w:qFormat/>
    <w:rsid w:val="00A1646C"/>
    <w:rPr>
      <w:i/>
      <w:iCs/>
    </w:rPr>
  </w:style>
  <w:style w:type="character" w:customStyle="1" w:styleId="NoSpacingChar">
    <w:name w:val="No Spacing Char"/>
    <w:basedOn w:val="DefaultParagraphFont"/>
    <w:link w:val="NoSpacing"/>
    <w:uiPriority w:val="1"/>
    <w:rsid w:val="00A1646C"/>
  </w:style>
  <w:style w:type="paragraph" w:styleId="Quote">
    <w:name w:val="Quote"/>
    <w:basedOn w:val="Normal"/>
    <w:next w:val="Normal"/>
    <w:link w:val="QuoteChar"/>
    <w:uiPriority w:val="29"/>
    <w:qFormat/>
    <w:rsid w:val="00A1646C"/>
    <w:rPr>
      <w:i/>
      <w:iCs/>
      <w:color w:val="000000" w:themeColor="text1"/>
    </w:rPr>
  </w:style>
  <w:style w:type="character" w:customStyle="1" w:styleId="QuoteChar">
    <w:name w:val="Quote Char"/>
    <w:basedOn w:val="DefaultParagraphFont"/>
    <w:link w:val="Quote"/>
    <w:uiPriority w:val="29"/>
    <w:rsid w:val="00A1646C"/>
    <w:rPr>
      <w:i/>
      <w:iCs/>
      <w:color w:val="000000" w:themeColor="text1"/>
    </w:rPr>
  </w:style>
  <w:style w:type="paragraph" w:styleId="IntenseQuote">
    <w:name w:val="Intense Quote"/>
    <w:basedOn w:val="Normal"/>
    <w:next w:val="Normal"/>
    <w:link w:val="IntenseQuoteChar"/>
    <w:uiPriority w:val="30"/>
    <w:qFormat/>
    <w:rsid w:val="00A1646C"/>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A1646C"/>
    <w:rPr>
      <w:b/>
      <w:bCs/>
      <w:i/>
      <w:iCs/>
      <w:color w:val="4472C4" w:themeColor="accent1"/>
    </w:rPr>
  </w:style>
  <w:style w:type="character" w:styleId="SubtleEmphasis">
    <w:name w:val="Subtle Emphasis"/>
    <w:basedOn w:val="DefaultParagraphFont"/>
    <w:uiPriority w:val="19"/>
    <w:qFormat/>
    <w:rsid w:val="00A1646C"/>
    <w:rPr>
      <w:i/>
      <w:iCs/>
      <w:color w:val="808080" w:themeColor="text1" w:themeTint="7F"/>
    </w:rPr>
  </w:style>
  <w:style w:type="character" w:styleId="IntenseEmphasis">
    <w:name w:val="Intense Emphasis"/>
    <w:basedOn w:val="DefaultParagraphFont"/>
    <w:uiPriority w:val="21"/>
    <w:qFormat/>
    <w:rsid w:val="00A1646C"/>
    <w:rPr>
      <w:b/>
      <w:bCs/>
      <w:i/>
      <w:iCs/>
      <w:color w:val="4472C4" w:themeColor="accent1"/>
    </w:rPr>
  </w:style>
  <w:style w:type="character" w:styleId="SubtleReference">
    <w:name w:val="Subtle Reference"/>
    <w:basedOn w:val="DefaultParagraphFont"/>
    <w:uiPriority w:val="31"/>
    <w:qFormat/>
    <w:rsid w:val="00A1646C"/>
    <w:rPr>
      <w:smallCaps/>
      <w:color w:val="ED7D31" w:themeColor="accent2"/>
      <w:u w:val="single"/>
    </w:rPr>
  </w:style>
  <w:style w:type="character" w:styleId="IntenseReference">
    <w:name w:val="Intense Reference"/>
    <w:basedOn w:val="DefaultParagraphFont"/>
    <w:uiPriority w:val="32"/>
    <w:qFormat/>
    <w:rsid w:val="00A1646C"/>
    <w:rPr>
      <w:b/>
      <w:bCs/>
      <w:smallCaps/>
      <w:color w:val="ED7D31" w:themeColor="accent2"/>
      <w:spacing w:val="5"/>
      <w:u w:val="single"/>
    </w:rPr>
  </w:style>
  <w:style w:type="character" w:styleId="BookTitle">
    <w:name w:val="Book Title"/>
    <w:basedOn w:val="DefaultParagraphFont"/>
    <w:uiPriority w:val="33"/>
    <w:qFormat/>
    <w:rsid w:val="00A1646C"/>
    <w:rPr>
      <w:b/>
      <w:bCs/>
      <w:smallCaps/>
      <w:spacing w:val="5"/>
    </w:rPr>
  </w:style>
  <w:style w:type="paragraph" w:styleId="TOCHeading">
    <w:name w:val="TOC Heading"/>
    <w:basedOn w:val="Heading1"/>
    <w:next w:val="Normal"/>
    <w:uiPriority w:val="39"/>
    <w:semiHidden/>
    <w:unhideWhenUsed/>
    <w:qFormat/>
    <w:rsid w:val="00A1646C"/>
    <w:pPr>
      <w:outlineLvl w:val="9"/>
    </w:pPr>
  </w:style>
  <w:style w:type="paragraph" w:styleId="Revision">
    <w:name w:val="Revision"/>
    <w:hidden/>
    <w:uiPriority w:val="99"/>
    <w:semiHidden/>
    <w:rsid w:val="009F042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2976">
      <w:bodyDiv w:val="1"/>
      <w:marLeft w:val="0"/>
      <w:marRight w:val="0"/>
      <w:marTop w:val="0"/>
      <w:marBottom w:val="0"/>
      <w:divBdr>
        <w:top w:val="none" w:sz="0" w:space="0" w:color="auto"/>
        <w:left w:val="none" w:sz="0" w:space="0" w:color="auto"/>
        <w:bottom w:val="none" w:sz="0" w:space="0" w:color="auto"/>
        <w:right w:val="none" w:sz="0" w:space="0" w:color="auto"/>
      </w:divBdr>
    </w:div>
    <w:div w:id="14700804">
      <w:bodyDiv w:val="1"/>
      <w:marLeft w:val="0"/>
      <w:marRight w:val="0"/>
      <w:marTop w:val="0"/>
      <w:marBottom w:val="0"/>
      <w:divBdr>
        <w:top w:val="none" w:sz="0" w:space="0" w:color="auto"/>
        <w:left w:val="none" w:sz="0" w:space="0" w:color="auto"/>
        <w:bottom w:val="none" w:sz="0" w:space="0" w:color="auto"/>
        <w:right w:val="none" w:sz="0" w:space="0" w:color="auto"/>
      </w:divBdr>
    </w:div>
    <w:div w:id="65036769">
      <w:bodyDiv w:val="1"/>
      <w:marLeft w:val="0"/>
      <w:marRight w:val="0"/>
      <w:marTop w:val="0"/>
      <w:marBottom w:val="0"/>
      <w:divBdr>
        <w:top w:val="none" w:sz="0" w:space="0" w:color="auto"/>
        <w:left w:val="none" w:sz="0" w:space="0" w:color="auto"/>
        <w:bottom w:val="none" w:sz="0" w:space="0" w:color="auto"/>
        <w:right w:val="none" w:sz="0" w:space="0" w:color="auto"/>
      </w:divBdr>
    </w:div>
    <w:div w:id="110363840">
      <w:bodyDiv w:val="1"/>
      <w:marLeft w:val="0"/>
      <w:marRight w:val="0"/>
      <w:marTop w:val="0"/>
      <w:marBottom w:val="0"/>
      <w:divBdr>
        <w:top w:val="none" w:sz="0" w:space="0" w:color="auto"/>
        <w:left w:val="none" w:sz="0" w:space="0" w:color="auto"/>
        <w:bottom w:val="none" w:sz="0" w:space="0" w:color="auto"/>
        <w:right w:val="none" w:sz="0" w:space="0" w:color="auto"/>
      </w:divBdr>
    </w:div>
    <w:div w:id="118182931">
      <w:bodyDiv w:val="1"/>
      <w:marLeft w:val="0"/>
      <w:marRight w:val="0"/>
      <w:marTop w:val="0"/>
      <w:marBottom w:val="0"/>
      <w:divBdr>
        <w:top w:val="none" w:sz="0" w:space="0" w:color="auto"/>
        <w:left w:val="none" w:sz="0" w:space="0" w:color="auto"/>
        <w:bottom w:val="none" w:sz="0" w:space="0" w:color="auto"/>
        <w:right w:val="none" w:sz="0" w:space="0" w:color="auto"/>
      </w:divBdr>
    </w:div>
    <w:div w:id="209532610">
      <w:bodyDiv w:val="1"/>
      <w:marLeft w:val="0"/>
      <w:marRight w:val="0"/>
      <w:marTop w:val="0"/>
      <w:marBottom w:val="0"/>
      <w:divBdr>
        <w:top w:val="none" w:sz="0" w:space="0" w:color="auto"/>
        <w:left w:val="none" w:sz="0" w:space="0" w:color="auto"/>
        <w:bottom w:val="none" w:sz="0" w:space="0" w:color="auto"/>
        <w:right w:val="none" w:sz="0" w:space="0" w:color="auto"/>
      </w:divBdr>
    </w:div>
    <w:div w:id="268391535">
      <w:bodyDiv w:val="1"/>
      <w:marLeft w:val="0"/>
      <w:marRight w:val="0"/>
      <w:marTop w:val="0"/>
      <w:marBottom w:val="0"/>
      <w:divBdr>
        <w:top w:val="none" w:sz="0" w:space="0" w:color="auto"/>
        <w:left w:val="none" w:sz="0" w:space="0" w:color="auto"/>
        <w:bottom w:val="none" w:sz="0" w:space="0" w:color="auto"/>
        <w:right w:val="none" w:sz="0" w:space="0" w:color="auto"/>
      </w:divBdr>
    </w:div>
    <w:div w:id="283729621">
      <w:bodyDiv w:val="1"/>
      <w:marLeft w:val="0"/>
      <w:marRight w:val="0"/>
      <w:marTop w:val="0"/>
      <w:marBottom w:val="0"/>
      <w:divBdr>
        <w:top w:val="none" w:sz="0" w:space="0" w:color="auto"/>
        <w:left w:val="none" w:sz="0" w:space="0" w:color="auto"/>
        <w:bottom w:val="none" w:sz="0" w:space="0" w:color="auto"/>
        <w:right w:val="none" w:sz="0" w:space="0" w:color="auto"/>
      </w:divBdr>
    </w:div>
    <w:div w:id="431556385">
      <w:bodyDiv w:val="1"/>
      <w:marLeft w:val="0"/>
      <w:marRight w:val="0"/>
      <w:marTop w:val="0"/>
      <w:marBottom w:val="0"/>
      <w:divBdr>
        <w:top w:val="none" w:sz="0" w:space="0" w:color="auto"/>
        <w:left w:val="none" w:sz="0" w:space="0" w:color="auto"/>
        <w:bottom w:val="none" w:sz="0" w:space="0" w:color="auto"/>
        <w:right w:val="none" w:sz="0" w:space="0" w:color="auto"/>
      </w:divBdr>
    </w:div>
    <w:div w:id="479462036">
      <w:bodyDiv w:val="1"/>
      <w:marLeft w:val="0"/>
      <w:marRight w:val="0"/>
      <w:marTop w:val="0"/>
      <w:marBottom w:val="0"/>
      <w:divBdr>
        <w:top w:val="none" w:sz="0" w:space="0" w:color="auto"/>
        <w:left w:val="none" w:sz="0" w:space="0" w:color="auto"/>
        <w:bottom w:val="none" w:sz="0" w:space="0" w:color="auto"/>
        <w:right w:val="none" w:sz="0" w:space="0" w:color="auto"/>
      </w:divBdr>
    </w:div>
    <w:div w:id="577591905">
      <w:bodyDiv w:val="1"/>
      <w:marLeft w:val="0"/>
      <w:marRight w:val="0"/>
      <w:marTop w:val="0"/>
      <w:marBottom w:val="0"/>
      <w:divBdr>
        <w:top w:val="none" w:sz="0" w:space="0" w:color="auto"/>
        <w:left w:val="none" w:sz="0" w:space="0" w:color="auto"/>
        <w:bottom w:val="none" w:sz="0" w:space="0" w:color="auto"/>
        <w:right w:val="none" w:sz="0" w:space="0" w:color="auto"/>
      </w:divBdr>
    </w:div>
    <w:div w:id="619992453">
      <w:bodyDiv w:val="1"/>
      <w:marLeft w:val="0"/>
      <w:marRight w:val="0"/>
      <w:marTop w:val="0"/>
      <w:marBottom w:val="0"/>
      <w:divBdr>
        <w:top w:val="none" w:sz="0" w:space="0" w:color="auto"/>
        <w:left w:val="none" w:sz="0" w:space="0" w:color="auto"/>
        <w:bottom w:val="none" w:sz="0" w:space="0" w:color="auto"/>
        <w:right w:val="none" w:sz="0" w:space="0" w:color="auto"/>
      </w:divBdr>
    </w:div>
    <w:div w:id="781074236">
      <w:bodyDiv w:val="1"/>
      <w:marLeft w:val="0"/>
      <w:marRight w:val="0"/>
      <w:marTop w:val="0"/>
      <w:marBottom w:val="0"/>
      <w:divBdr>
        <w:top w:val="none" w:sz="0" w:space="0" w:color="auto"/>
        <w:left w:val="none" w:sz="0" w:space="0" w:color="auto"/>
        <w:bottom w:val="none" w:sz="0" w:space="0" w:color="auto"/>
        <w:right w:val="none" w:sz="0" w:space="0" w:color="auto"/>
      </w:divBdr>
    </w:div>
    <w:div w:id="867067210">
      <w:bodyDiv w:val="1"/>
      <w:marLeft w:val="0"/>
      <w:marRight w:val="0"/>
      <w:marTop w:val="0"/>
      <w:marBottom w:val="0"/>
      <w:divBdr>
        <w:top w:val="none" w:sz="0" w:space="0" w:color="auto"/>
        <w:left w:val="none" w:sz="0" w:space="0" w:color="auto"/>
        <w:bottom w:val="none" w:sz="0" w:space="0" w:color="auto"/>
        <w:right w:val="none" w:sz="0" w:space="0" w:color="auto"/>
      </w:divBdr>
    </w:div>
    <w:div w:id="873807095">
      <w:bodyDiv w:val="1"/>
      <w:marLeft w:val="0"/>
      <w:marRight w:val="0"/>
      <w:marTop w:val="0"/>
      <w:marBottom w:val="0"/>
      <w:divBdr>
        <w:top w:val="none" w:sz="0" w:space="0" w:color="auto"/>
        <w:left w:val="none" w:sz="0" w:space="0" w:color="auto"/>
        <w:bottom w:val="none" w:sz="0" w:space="0" w:color="auto"/>
        <w:right w:val="none" w:sz="0" w:space="0" w:color="auto"/>
      </w:divBdr>
    </w:div>
    <w:div w:id="888765425">
      <w:bodyDiv w:val="1"/>
      <w:marLeft w:val="0"/>
      <w:marRight w:val="0"/>
      <w:marTop w:val="0"/>
      <w:marBottom w:val="0"/>
      <w:divBdr>
        <w:top w:val="none" w:sz="0" w:space="0" w:color="auto"/>
        <w:left w:val="none" w:sz="0" w:space="0" w:color="auto"/>
        <w:bottom w:val="none" w:sz="0" w:space="0" w:color="auto"/>
        <w:right w:val="none" w:sz="0" w:space="0" w:color="auto"/>
      </w:divBdr>
    </w:div>
    <w:div w:id="976688638">
      <w:bodyDiv w:val="1"/>
      <w:marLeft w:val="0"/>
      <w:marRight w:val="0"/>
      <w:marTop w:val="0"/>
      <w:marBottom w:val="0"/>
      <w:divBdr>
        <w:top w:val="none" w:sz="0" w:space="0" w:color="auto"/>
        <w:left w:val="none" w:sz="0" w:space="0" w:color="auto"/>
        <w:bottom w:val="none" w:sz="0" w:space="0" w:color="auto"/>
        <w:right w:val="none" w:sz="0" w:space="0" w:color="auto"/>
      </w:divBdr>
    </w:div>
    <w:div w:id="1070076195">
      <w:bodyDiv w:val="1"/>
      <w:marLeft w:val="0"/>
      <w:marRight w:val="0"/>
      <w:marTop w:val="0"/>
      <w:marBottom w:val="0"/>
      <w:divBdr>
        <w:top w:val="none" w:sz="0" w:space="0" w:color="auto"/>
        <w:left w:val="none" w:sz="0" w:space="0" w:color="auto"/>
        <w:bottom w:val="none" w:sz="0" w:space="0" w:color="auto"/>
        <w:right w:val="none" w:sz="0" w:space="0" w:color="auto"/>
      </w:divBdr>
    </w:div>
    <w:div w:id="1082337504">
      <w:bodyDiv w:val="1"/>
      <w:marLeft w:val="0"/>
      <w:marRight w:val="0"/>
      <w:marTop w:val="0"/>
      <w:marBottom w:val="0"/>
      <w:divBdr>
        <w:top w:val="none" w:sz="0" w:space="0" w:color="auto"/>
        <w:left w:val="none" w:sz="0" w:space="0" w:color="auto"/>
        <w:bottom w:val="none" w:sz="0" w:space="0" w:color="auto"/>
        <w:right w:val="none" w:sz="0" w:space="0" w:color="auto"/>
      </w:divBdr>
    </w:div>
    <w:div w:id="1087967617">
      <w:bodyDiv w:val="1"/>
      <w:marLeft w:val="0"/>
      <w:marRight w:val="0"/>
      <w:marTop w:val="0"/>
      <w:marBottom w:val="0"/>
      <w:divBdr>
        <w:top w:val="none" w:sz="0" w:space="0" w:color="auto"/>
        <w:left w:val="none" w:sz="0" w:space="0" w:color="auto"/>
        <w:bottom w:val="none" w:sz="0" w:space="0" w:color="auto"/>
        <w:right w:val="none" w:sz="0" w:space="0" w:color="auto"/>
      </w:divBdr>
    </w:div>
    <w:div w:id="1178273783">
      <w:bodyDiv w:val="1"/>
      <w:marLeft w:val="0"/>
      <w:marRight w:val="0"/>
      <w:marTop w:val="0"/>
      <w:marBottom w:val="0"/>
      <w:divBdr>
        <w:top w:val="none" w:sz="0" w:space="0" w:color="auto"/>
        <w:left w:val="none" w:sz="0" w:space="0" w:color="auto"/>
        <w:bottom w:val="none" w:sz="0" w:space="0" w:color="auto"/>
        <w:right w:val="none" w:sz="0" w:space="0" w:color="auto"/>
      </w:divBdr>
    </w:div>
    <w:div w:id="1288900738">
      <w:bodyDiv w:val="1"/>
      <w:marLeft w:val="0"/>
      <w:marRight w:val="0"/>
      <w:marTop w:val="0"/>
      <w:marBottom w:val="0"/>
      <w:divBdr>
        <w:top w:val="none" w:sz="0" w:space="0" w:color="auto"/>
        <w:left w:val="none" w:sz="0" w:space="0" w:color="auto"/>
        <w:bottom w:val="none" w:sz="0" w:space="0" w:color="auto"/>
        <w:right w:val="none" w:sz="0" w:space="0" w:color="auto"/>
      </w:divBdr>
    </w:div>
    <w:div w:id="1324435263">
      <w:bodyDiv w:val="1"/>
      <w:marLeft w:val="0"/>
      <w:marRight w:val="0"/>
      <w:marTop w:val="0"/>
      <w:marBottom w:val="0"/>
      <w:divBdr>
        <w:top w:val="none" w:sz="0" w:space="0" w:color="auto"/>
        <w:left w:val="none" w:sz="0" w:space="0" w:color="auto"/>
        <w:bottom w:val="none" w:sz="0" w:space="0" w:color="auto"/>
        <w:right w:val="none" w:sz="0" w:space="0" w:color="auto"/>
      </w:divBdr>
    </w:div>
    <w:div w:id="1507751379">
      <w:bodyDiv w:val="1"/>
      <w:marLeft w:val="0"/>
      <w:marRight w:val="0"/>
      <w:marTop w:val="0"/>
      <w:marBottom w:val="0"/>
      <w:divBdr>
        <w:top w:val="none" w:sz="0" w:space="0" w:color="auto"/>
        <w:left w:val="none" w:sz="0" w:space="0" w:color="auto"/>
        <w:bottom w:val="none" w:sz="0" w:space="0" w:color="auto"/>
        <w:right w:val="none" w:sz="0" w:space="0" w:color="auto"/>
      </w:divBdr>
    </w:div>
    <w:div w:id="1901939383">
      <w:bodyDiv w:val="1"/>
      <w:marLeft w:val="0"/>
      <w:marRight w:val="0"/>
      <w:marTop w:val="0"/>
      <w:marBottom w:val="0"/>
      <w:divBdr>
        <w:top w:val="none" w:sz="0" w:space="0" w:color="auto"/>
        <w:left w:val="none" w:sz="0" w:space="0" w:color="auto"/>
        <w:bottom w:val="none" w:sz="0" w:space="0" w:color="auto"/>
        <w:right w:val="none" w:sz="0" w:space="0" w:color="auto"/>
      </w:divBdr>
    </w:div>
    <w:div w:id="1974091136">
      <w:bodyDiv w:val="1"/>
      <w:marLeft w:val="0"/>
      <w:marRight w:val="0"/>
      <w:marTop w:val="0"/>
      <w:marBottom w:val="0"/>
      <w:divBdr>
        <w:top w:val="none" w:sz="0" w:space="0" w:color="auto"/>
        <w:left w:val="none" w:sz="0" w:space="0" w:color="auto"/>
        <w:bottom w:val="none" w:sz="0" w:space="0" w:color="auto"/>
        <w:right w:val="none" w:sz="0" w:space="0" w:color="auto"/>
      </w:divBdr>
    </w:div>
    <w:div w:id="2065910966">
      <w:bodyDiv w:val="1"/>
      <w:marLeft w:val="0"/>
      <w:marRight w:val="0"/>
      <w:marTop w:val="0"/>
      <w:marBottom w:val="0"/>
      <w:divBdr>
        <w:top w:val="none" w:sz="0" w:space="0" w:color="auto"/>
        <w:left w:val="none" w:sz="0" w:space="0" w:color="auto"/>
        <w:bottom w:val="none" w:sz="0" w:space="0" w:color="auto"/>
        <w:right w:val="none" w:sz="0" w:space="0" w:color="auto"/>
      </w:divBdr>
    </w:div>
    <w:div w:id="20775881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emf"/><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1.emf"/><Relationship Id="rId17" Type="http://schemas.openxmlformats.org/officeDocument/2006/relationships/image" Target="media/image6.emf"/><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hyperlink" Target="https://github.com/hkoenker/Quantific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footer" Target="footer2.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emf"/><Relationship Id="rId22" Type="http://schemas.openxmlformats.org/officeDocument/2006/relationships/footer" Target="footer1.xml"/><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7A259522156844E85413D2378F5A6CA"/>
        <w:category>
          <w:name w:val="General"/>
          <w:gallery w:val="placeholder"/>
        </w:category>
        <w:types>
          <w:type w:val="bbPlcHdr"/>
        </w:types>
        <w:behaviors>
          <w:behavior w:val="content"/>
        </w:behaviors>
        <w:guid w:val="{A46554D7-BF34-6344-836C-745799DF7FA4}"/>
      </w:docPartPr>
      <w:docPartBody>
        <w:p w:rsidR="00C34AFE" w:rsidRDefault="00A024F2" w:rsidP="00A024F2">
          <w:pPr>
            <w:pStyle w:val="47A259522156844E85413D2378F5A6CA"/>
          </w:pPr>
          <w:r w:rsidRPr="001F7367">
            <w:rPr>
              <w:rStyle w:val="PlaceholderText"/>
              <w:rPrChange w:id="0" w:author="Unknown" w:date="2021-09-10T10:16:00Z">
                <w:rPr/>
              </w:rPrChange>
            </w:rPr>
            <w:t>Click or tap here to enter text.</w:t>
          </w:r>
        </w:p>
      </w:docPartBody>
    </w:docPart>
    <w:docPart>
      <w:docPartPr>
        <w:name w:val="81DD8E4172020F46B4E2E493622B3DD3"/>
        <w:category>
          <w:name w:val="General"/>
          <w:gallery w:val="placeholder"/>
        </w:category>
        <w:types>
          <w:type w:val="bbPlcHdr"/>
        </w:types>
        <w:behaviors>
          <w:behavior w:val="content"/>
        </w:behaviors>
        <w:guid w:val="{7C06E9A2-BFC3-2E4E-96AC-E4DF5414DC06}"/>
      </w:docPartPr>
      <w:docPartBody>
        <w:p w:rsidR="00F16009" w:rsidRDefault="00664472" w:rsidP="00664472">
          <w:pPr>
            <w:pStyle w:val="81DD8E4172020F46B4E2E493622B3DD3"/>
          </w:pPr>
          <w:r w:rsidRPr="00D76F13">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868EFD3C-2A6C-D645-A1B3-03EAF95593D3}"/>
      </w:docPartPr>
      <w:docPartBody>
        <w:p w:rsidR="00F16009" w:rsidRDefault="00664472">
          <w:r w:rsidRPr="004D3AA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24F2"/>
    <w:rsid w:val="000D2F98"/>
    <w:rsid w:val="00503E84"/>
    <w:rsid w:val="006458D8"/>
    <w:rsid w:val="00664472"/>
    <w:rsid w:val="00721625"/>
    <w:rsid w:val="007B3425"/>
    <w:rsid w:val="00964D52"/>
    <w:rsid w:val="00A024F2"/>
    <w:rsid w:val="00C34AFE"/>
    <w:rsid w:val="00C36D38"/>
    <w:rsid w:val="00F1600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64472"/>
    <w:rPr>
      <w:color w:val="808080"/>
    </w:rPr>
  </w:style>
  <w:style w:type="paragraph" w:customStyle="1" w:styleId="47A259522156844E85413D2378F5A6CA">
    <w:name w:val="47A259522156844E85413D2378F5A6CA"/>
    <w:rsid w:val="00A024F2"/>
  </w:style>
  <w:style w:type="paragraph" w:customStyle="1" w:styleId="81DD8E4172020F46B4E2E493622B3DD3">
    <w:name w:val="81DD8E4172020F46B4E2E493622B3DD3"/>
    <w:rsid w:val="0066447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D1E78AC-C2C9-9641-9555-CC0603D1DE52}">
  <we:reference id="wa104380917" version="1.0.1.0" store="en-US" storeType="OMEX"/>
  <we:alternateReferences>
    <we:reference id="WA104380917" version="1.0.1.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3C3A58-E8A3-F744-8846-D0AFAFA4DB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5912</TotalTime>
  <Pages>19</Pages>
  <Words>3436</Words>
  <Characters>19590</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Hannah Koenker | Tropical Health</dc:creator>
  <cp:keywords/>
  <dc:description/>
  <cp:lastModifiedBy>Hannah Koenker | Tropical Health</cp:lastModifiedBy>
  <cp:revision>3</cp:revision>
  <dcterms:created xsi:type="dcterms:W3CDTF">2021-11-23T20:18:00Z</dcterms:created>
  <dcterms:modified xsi:type="dcterms:W3CDTF">2022-09-01T18:01:00Z</dcterms:modified>
</cp:coreProperties>
</file>