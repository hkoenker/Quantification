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 xml:space="preserve">How many nets are needed to reach universal coverage – </w:t>
      </w:r>
      <w:commentRangeStart w:id="0"/>
      <w:r>
        <w:t>an</w:t>
      </w:r>
      <w:commentRangeEnd w:id="0"/>
      <w:r w:rsidR="00A1646C">
        <w:rPr>
          <w:rStyle w:val="CommentReference"/>
          <w:rFonts w:asciiTheme="minorHAnsi" w:eastAsiaTheme="minorEastAsia" w:hAnsiTheme="minorHAnsi" w:cstheme="minorBidi"/>
          <w:color w:val="auto"/>
          <w:spacing w:val="0"/>
          <w:kern w:val="0"/>
        </w:rPr>
        <w:commentReference w:id="0"/>
      </w:r>
      <w:r>
        <w:t xml:space="preserve"> update</w:t>
      </w:r>
    </w:p>
    <w:p w14:paraId="5623807A" w14:textId="77777777" w:rsidR="00D62F4E" w:rsidRDefault="00D62F4E" w:rsidP="00D62F4E">
      <w:pPr>
        <w:pStyle w:val="Heading1"/>
      </w:pPr>
      <w:r>
        <w:t>Author list</w:t>
      </w:r>
    </w:p>
    <w:p w14:paraId="2B04A2FC" w14:textId="5636F118" w:rsidR="00D62F4E" w:rsidRPr="002562FC" w:rsidRDefault="00D62F4E" w:rsidP="00D62F4E">
      <w:r>
        <w:t xml:space="preserve">Hannah Koenker, </w:t>
      </w:r>
      <w:r w:rsidR="00F5042A">
        <w:t xml:space="preserve">Amelia </w:t>
      </w:r>
      <w:proofErr w:type="spellStart"/>
      <w:r w:rsidR="00F5042A">
        <w:t>Bertozzi</w:t>
      </w:r>
      <w:proofErr w:type="spellEnd"/>
      <w:r w:rsidR="00F5042A">
        <w:t xml:space="preserve">-Villa, </w:t>
      </w:r>
      <w:r>
        <w:t xml:space="preserve">Joshua </w:t>
      </w:r>
      <w:proofErr w:type="spellStart"/>
      <w:r>
        <w:t>Yukich</w:t>
      </w:r>
      <w:proofErr w:type="spellEnd"/>
      <w:r>
        <w:t xml:space="preserve">, </w:t>
      </w:r>
      <w:r w:rsidR="00F5042A">
        <w:t xml:space="preserve">Albert </w:t>
      </w:r>
      <w:r>
        <w:t xml:space="preserve">Kilian, </w:t>
      </w:r>
      <w:r w:rsidR="00F5042A">
        <w:t xml:space="preserve">Pete </w:t>
      </w:r>
      <w:proofErr w:type="spellStart"/>
      <w:r w:rsidR="00F5042A">
        <w:t>Gething</w:t>
      </w:r>
      <w:proofErr w:type="spellEnd"/>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w:t>
      </w:r>
      <w:ins w:id="1" w:author="Peter Gething" w:date="2022-03-21T11:14:00Z">
        <w:r w:rsidR="00043FB9">
          <w:t>in sub-Saharan Africa</w:t>
        </w:r>
        <w:r>
          <w:t xml:space="preserve"> </w:t>
        </w:r>
      </w:ins>
      <w:r>
        <w:t xml:space="preserve">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EndPr/>
        <w:sdtContent>
          <w:r w:rsidR="003A5E85" w:rsidRPr="003A5E85">
            <w:rPr>
              <w:rFonts w:ascii="Calibri" w:eastAsia="Times New Roman" w:hAnsi="Calibri" w:cs="Calibri"/>
              <w:color w:val="000000"/>
            </w:rPr>
            <w:t>[1]</w:t>
          </w:r>
        </w:sdtContent>
      </w:sdt>
      <w:r>
        <w:t xml:space="preserve">, primarily through periodic mass distribution campaigns scheduled at </w:t>
      </w:r>
      <w:ins w:id="2" w:author="Peter Gething" w:date="2022-03-21T11:14:00Z">
        <w:r w:rsidR="00043FB9">
          <w:t xml:space="preserve">approximately </w:t>
        </w:r>
      </w:ins>
      <w:r>
        <w:t xml:space="preserve">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w:t>
      </w:r>
      <w:proofErr w:type="gramStart"/>
      <w:r>
        <w:t>the majority of</w:t>
      </w:r>
      <w:proofErr w:type="gramEnd"/>
      <w:r>
        <w:t xml:space="preserve"> nets they distribute </w:t>
      </w:r>
      <w:sdt>
        <w:sdtPr>
          <w:alias w:val="SmartCite Citation"/>
          <w:tag w:val="b86d2c70-0ef7-4b43-8730-6047a7d3222f:aac1743a-83be-49f4-9a4d-e8449fbf492c+"/>
          <w:id w:val="-631481934"/>
          <w:placeholder>
            <w:docPart w:val="DefaultPlaceholder_-1854013440"/>
          </w:placeholder>
        </w:sdtPr>
        <w:sdtEndPr/>
        <w:sdtContent>
          <w:r w:rsidR="003A5E85" w:rsidRPr="003A5E85">
            <w:rPr>
              <w:rFonts w:ascii="Calibri" w:eastAsia="Times New Roman" w:hAnsi="Calibri" w:cs="Calibri"/>
              <w:color w:val="000000"/>
            </w:rPr>
            <w:t>[2]</w:t>
          </w:r>
        </w:sdtContent>
      </w:sdt>
      <w:r>
        <w:t xml:space="preserve">. The implications of </w:t>
      </w:r>
      <w:r w:rsidR="00482450">
        <w:t>shorter</w:t>
      </w:r>
      <w:r>
        <w:t xml:space="preserve">-than-expected retention times have important implications for the </w:t>
      </w:r>
      <w:ins w:id="3" w:author="Peter Gething" w:date="2022-03-21T11:14:00Z">
        <w:r>
          <w:t>way</w:t>
        </w:r>
      </w:ins>
      <w:del w:id="4" w:author="Peter Gething" w:date="2022-03-21T11:14:00Z">
        <w:r>
          <w:delText>ways in</w:delText>
        </w:r>
      </w:del>
      <w:r>
        <w:t xml:space="preserve"> countries quantify </w:t>
      </w:r>
      <w:ins w:id="5" w:author="Peter Gething" w:date="2022-03-21T11:14:00Z">
        <w:r>
          <w:t>ITN</w:t>
        </w:r>
        <w:r w:rsidR="00043FB9">
          <w:t xml:space="preserve"> commodity need</w:t>
        </w:r>
      </w:ins>
      <w:del w:id="6" w:author="Peter Gething" w:date="2022-03-21T11:14:00Z">
        <w:r>
          <w:delText>ITNs</w:delText>
        </w:r>
      </w:del>
      <w:r>
        <w:t xml:space="preserve"> for mass </w:t>
      </w:r>
      <w:proofErr w:type="gramStart"/>
      <w:r>
        <w:t>campaigns, and</w:t>
      </w:r>
      <w:proofErr w:type="gramEnd"/>
      <w:r>
        <w:t xml:space="preserve">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t>
      </w:r>
      <w:ins w:id="7" w:author="Peter Gething" w:date="2022-03-21T11:14:00Z">
        <w:r w:rsidR="00043FB9">
          <w:t xml:space="preserve">or supplemental </w:t>
        </w:r>
      </w:ins>
      <w:r w:rsidR="00482450">
        <w:t xml:space="preserve">ways to distribute ITNs to ensure high rates of ITN access are maintained over time? </w:t>
      </w:r>
      <w:commentRangeStart w:id="8"/>
      <w:r w:rsidR="003A5E85">
        <w:t xml:space="preserve">Third, with what we know now about ITN retention and ITN distribution modalities, is population divided by 1.8 </w:t>
      </w:r>
      <w:commentRangeEnd w:id="8"/>
      <w:ins w:id="9" w:author="Peter Gething" w:date="2022-03-21T11:14:00Z">
        <w:r w:rsidR="00F75B07">
          <w:rPr>
            <w:rStyle w:val="CommentReference"/>
          </w:rPr>
          <w:commentReference w:id="8"/>
        </w:r>
        <w:r w:rsidR="00043FB9">
          <w:t>(as currently recommended</w:t>
        </w:r>
        <w:r w:rsidR="00F75B07">
          <w:t xml:space="preserve"> [ref]</w:t>
        </w:r>
        <w:r w:rsidR="00043FB9">
          <w:t xml:space="preserve">) </w:t>
        </w:r>
      </w:ins>
      <w:r w:rsidR="003A5E85">
        <w:t xml:space="preserve">the correct </w:t>
      </w:r>
      <w:commentRangeStart w:id="10"/>
      <w:r w:rsidR="003A5E85">
        <w:t xml:space="preserve">quantification </w:t>
      </w:r>
      <w:commentRangeEnd w:id="10"/>
      <w:r w:rsidR="00584246">
        <w:rPr>
          <w:rStyle w:val="CommentReference"/>
        </w:rPr>
        <w:commentReference w:id="10"/>
      </w:r>
      <w:r w:rsidR="003A5E85">
        <w:t xml:space="preserve">approach for mass campaigns for all countries? </w:t>
      </w:r>
      <w:r w:rsidR="00482450">
        <w:t xml:space="preserve">Finally, what would optimum ITN quantification look like for countries given their </w:t>
      </w:r>
      <w:proofErr w:type="gramStart"/>
      <w:r w:rsidR="00482450">
        <w:t>particular ITN</w:t>
      </w:r>
      <w:proofErr w:type="gramEnd"/>
      <w:r w:rsidR="00482450">
        <w:t xml:space="preserve">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w:t>
      </w:r>
      <w:ins w:id="11" w:author="Peter Gething" w:date="2022-03-21T11:14:00Z">
        <w:r w:rsidR="003A5E85">
          <w:t>a</w:t>
        </w:r>
        <w:r w:rsidR="00F75B07">
          <w:t xml:space="preserve">n </w:t>
        </w:r>
        <w:commentRangeStart w:id="12"/>
        <w:r w:rsidR="00F75B07">
          <w:t>existing</w:t>
        </w:r>
      </w:ins>
      <w:del w:id="13" w:author="Peter Gething" w:date="2022-03-21T11:14:00Z">
        <w:r w:rsidR="003A5E85">
          <w:delText>a</w:delText>
        </w:r>
      </w:del>
      <w:r w:rsidR="003A5E85">
        <w:t xml:space="preserve"> stock and flow model</w:t>
      </w:r>
      <w:ins w:id="14" w:author="Peter Gething" w:date="2022-03-21T11:14:00Z">
        <w:r w:rsidR="003A5E85">
          <w:t xml:space="preserve"> </w:t>
        </w:r>
        <w:commentRangeEnd w:id="12"/>
        <w:r w:rsidR="00E13BEC">
          <w:rPr>
            <w:rStyle w:val="CommentReference"/>
          </w:rPr>
          <w:commentReference w:id="12"/>
        </w:r>
        <w:r w:rsidR="00F75B07">
          <w:t>[ref]</w:t>
        </w:r>
      </w:ins>
      <w:r w:rsidR="003A5E85">
        <w:t xml:space="preserve"> to project population ITN access for countries in sub-Saharan Africa over five different distribution scenarios, using estimated ITN retention times from Bertozzi-Villa et al </w:t>
      </w:r>
      <w:sdt>
        <w:sdtPr>
          <w:alias w:val="SmartCite Citation"/>
          <w:tag w:val="b86d2c70-0ef7-4b43-8730-6047a7d3222f:aac1743a-83be-49f4-9a4d-e8449fbf492c+"/>
          <w:id w:val="-1576740876"/>
          <w:placeholder>
            <w:docPart w:val="DefaultPlaceholder_-1854013440"/>
          </w:placeholder>
        </w:sdtPr>
        <w:sdtEndPr/>
        <w:sdtContent>
          <w:r w:rsidR="003A5E85" w:rsidRPr="003A5E85">
            <w:rPr>
              <w:rFonts w:ascii="Calibri" w:eastAsia="Times New Roman" w:hAnsi="Calibri" w:cs="Calibri"/>
              <w:color w:val="000000"/>
            </w:rPr>
            <w:t>[2]</w:t>
          </w:r>
        </w:sdtContent>
      </w:sdt>
      <w:r w:rsidR="003A5E85">
        <w:t xml:space="preserve"> and varying quantification approaches within each distribution scenario</w:t>
      </w:r>
      <w:commentRangeStart w:id="15"/>
      <w:r w:rsidR="003A5E85">
        <w:t>.</w:t>
      </w:r>
      <w:commentRangeEnd w:id="15"/>
      <w:r w:rsidR="00520AB7">
        <w:rPr>
          <w:rStyle w:val="CommentReference"/>
        </w:rPr>
        <w:commentReference w:id="15"/>
      </w:r>
      <w:r w:rsidR="003A5E85">
        <w:t xml:space="preserve"> </w:t>
      </w:r>
    </w:p>
    <w:p w14:paraId="1623080A" w14:textId="77777777" w:rsidR="00482450" w:rsidRDefault="00482450" w:rsidP="00482450"/>
    <w:p w14:paraId="6ED4CCC2" w14:textId="100044A2" w:rsidR="00D62F4E" w:rsidRDefault="00D62F4E" w:rsidP="00D62F4E">
      <w:pPr>
        <w:pStyle w:val="Heading1"/>
      </w:pPr>
      <w:r>
        <w:lastRenderedPageBreak/>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t xml:space="preserve">ITNs were distributed in the model for each scenario as shown in </w:t>
      </w:r>
      <w:r w:rsidR="007F7C75">
        <w:fldChar w:fldCharType="begin"/>
      </w:r>
      <w:r w:rsidR="007F7C75">
        <w:instrText xml:space="preserve"> REF _Ref88580757 </w:instrText>
      </w:r>
      <w:r w:rsidR="007F7C75">
        <w:fldChar w:fldCharType="separate"/>
      </w:r>
      <w:r>
        <w:t xml:space="preserve">Table </w:t>
      </w:r>
      <w:r>
        <w:rPr>
          <w:noProof/>
        </w:rPr>
        <w:t>1</w:t>
      </w:r>
      <w:r w:rsidR="007F7C75">
        <w:rPr>
          <w:noProof/>
        </w:rPr>
        <w:fldChar w:fldCharType="end"/>
      </w:r>
      <w:r>
        <w:t>.</w:t>
      </w:r>
    </w:p>
    <w:p w14:paraId="0E8A34C7" w14:textId="153FAF68" w:rsidR="005F5E6B" w:rsidRDefault="005F5E6B" w:rsidP="005F5E6B">
      <w:pPr>
        <w:pStyle w:val="Caption"/>
        <w:keepNext/>
      </w:pPr>
      <w:bookmarkStart w:id="16" w:name="_Ref88580757"/>
      <w:r>
        <w:t xml:space="preserve">Table </w:t>
      </w:r>
      <w:r w:rsidR="007F7C75">
        <w:fldChar w:fldCharType="begin"/>
      </w:r>
      <w:r w:rsidR="007F7C75">
        <w:instrText xml:space="preserve"> SEQ Table \* ARABIC </w:instrText>
      </w:r>
      <w:r w:rsidR="007F7C75">
        <w:fldChar w:fldCharType="separate"/>
      </w:r>
      <w:r w:rsidR="004F2155">
        <w:rPr>
          <w:noProof/>
        </w:rPr>
        <w:t>1</w:t>
      </w:r>
      <w:r w:rsidR="007F7C75">
        <w:rPr>
          <w:noProof/>
        </w:rPr>
        <w:fldChar w:fldCharType="end"/>
      </w:r>
      <w:bookmarkEnd w:id="16"/>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w:t>
            </w:r>
            <w:proofErr w:type="gramStart"/>
            <w:r w:rsidR="0079431F">
              <w:t xml:space="preserve">2034 </w:t>
            </w:r>
            <w:r>
              <w:t xml:space="preserve"> at</w:t>
            </w:r>
            <w:proofErr w:type="gramEnd"/>
            <w:r>
              <w:t xml:space="preserve">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from Bertozzi-Villa et al</w:t>
      </w:r>
      <w:r>
        <w:t xml:space="preserve"> </w:t>
      </w:r>
      <w:sdt>
        <w:sdtPr>
          <w:alias w:val="SmartCite Citation"/>
          <w:tag w:val="b86d2c70-0ef7-4b43-8730-6047a7d3222f:aac1743a-83be-49f4-9a4d-e8449fbf492c+"/>
          <w:id w:val="2107843258"/>
          <w:placeholder>
            <w:docPart w:val="DefaultPlaceholder_-1854013440"/>
          </w:placeholder>
        </w:sdtPr>
        <w:sdtEndPr/>
        <w:sdtContent>
          <w:r w:rsidR="003A5E85" w:rsidRPr="003A5E85">
            <w:rPr>
              <w:rFonts w:ascii="Calibri" w:eastAsia="Times New Roman"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w:t>
      </w:r>
      <w:proofErr w:type="spellStart"/>
      <w:r w:rsidR="00F5042A">
        <w:t>Chitnis</w:t>
      </w:r>
      <w:proofErr w:type="spellEnd"/>
      <w:r w:rsidR="00F5042A">
        <w:t xml:space="preserve">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EndPr/>
        <w:sdtContent>
          <w:r w:rsidR="003A5E85" w:rsidRPr="003A5E85">
            <w:rPr>
              <w:rFonts w:ascii="Calibri" w:eastAsia="Times New Roman" w:hAnsi="Calibri" w:cs="Calibri"/>
              <w:color w:val="000000"/>
            </w:rPr>
            <w:t>[3,4]</w:t>
          </w:r>
        </w:sdtContent>
      </w:sdt>
      <w:r w:rsidR="00F5042A">
        <w:t>, and are shown in</w:t>
      </w:r>
      <w:r w:rsidR="00692B5D">
        <w:t xml:space="preserve"> </w:t>
      </w:r>
      <w:r w:rsidR="007F7C75">
        <w:fldChar w:fldCharType="begin"/>
      </w:r>
      <w:r w:rsidR="007F7C75">
        <w:instrText xml:space="preserve"> REF _Ref88582641 </w:instrText>
      </w:r>
      <w:r w:rsidR="007F7C75">
        <w:fldChar w:fldCharType="separate"/>
      </w:r>
      <w:r w:rsidR="00692B5D">
        <w:t xml:space="preserve">Figure </w:t>
      </w:r>
      <w:r w:rsidR="00692B5D">
        <w:rPr>
          <w:noProof/>
        </w:rPr>
        <w:t>1</w:t>
      </w:r>
      <w:r w:rsidR="007F7C75">
        <w:rPr>
          <w:noProof/>
        </w:rPr>
        <w:fldChar w:fldCharType="end"/>
      </w:r>
      <w:r w:rsidR="00F5042A">
        <w:t>.</w:t>
      </w:r>
    </w:p>
    <w:p w14:paraId="6CCB1DD3" w14:textId="77777777" w:rsidR="00F5042A" w:rsidRDefault="00F5042A" w:rsidP="00F5042A"/>
    <w:p w14:paraId="1BC239E5" w14:textId="432DFBF1" w:rsidR="00147DAC" w:rsidRDefault="00147DAC" w:rsidP="00147DAC">
      <w:pPr>
        <w:pStyle w:val="Caption"/>
        <w:keepNext/>
      </w:pPr>
      <w:bookmarkStart w:id="17" w:name="_Ref88582641"/>
      <w:r>
        <w:lastRenderedPageBreak/>
        <w:t xml:space="preserve">Figure </w:t>
      </w:r>
      <w:r w:rsidR="007F7C75">
        <w:fldChar w:fldCharType="begin"/>
      </w:r>
      <w:r w:rsidR="007F7C75">
        <w:instrText xml:space="preserve"> SEQ Figure \* ARABIC </w:instrText>
      </w:r>
      <w:r w:rsidR="007F7C75">
        <w:fldChar w:fldCharType="separate"/>
      </w:r>
      <w:r w:rsidR="00830BD5">
        <w:rPr>
          <w:noProof/>
        </w:rPr>
        <w:t>1</w:t>
      </w:r>
      <w:r w:rsidR="007F7C75">
        <w:rPr>
          <w:noProof/>
        </w:rPr>
        <w:fldChar w:fldCharType="end"/>
      </w:r>
      <w:bookmarkEnd w:id="17"/>
      <w:r>
        <w:t>: A) ITN retention times B) Smooth-compact loss function with Tanzania as an example C) Access-NPC relationship 2020 from Bertozzi-Villa et al D)</w:t>
      </w:r>
      <w:r w:rsidR="00BC5F14">
        <w:t xml:space="preserve"> </w:t>
      </w:r>
      <w:r>
        <w:t xml:space="preserve">nonparametric conditional quartile function for ITN access as a </w:t>
      </w:r>
      <w:proofErr w:type="spellStart"/>
      <w:r>
        <w:t>bunfction</w:t>
      </w:r>
      <w:proofErr w:type="spellEnd"/>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del w:id="18" w:author="Amelia Bertozzi-Villa" w:date="2022-03-21T11:14:00Z">
              <w:r>
                <w:rPr>
                  <w:noProof/>
                </w:rPr>
                <w:drawing>
                  <wp:inline distT="0" distB="0" distL="0" distR="0" wp14:anchorId="0F426FB7" wp14:editId="6406AD72">
                    <wp:extent cx="2860895" cy="21841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del>
            <w:ins w:id="19" w:author="Amelia Bertozzi-Villa" w:date="2022-03-21T11:14:00Z">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ins>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r w:rsidR="007F7C75">
        <w:fldChar w:fldCharType="begin"/>
      </w:r>
      <w:r w:rsidR="007F7C75">
        <w:instrText xml:space="preserve"> REF _Ref88582641 </w:instrText>
      </w:r>
      <w:r w:rsidR="007F7C75">
        <w:fldChar w:fldCharType="separate"/>
      </w:r>
      <w:r w:rsidR="00692B5D">
        <w:t xml:space="preserve">Figure </w:t>
      </w:r>
      <w:r w:rsidR="00692B5D">
        <w:rPr>
          <w:noProof/>
        </w:rPr>
        <w:t>1</w:t>
      </w:r>
      <w:r w:rsidR="007F7C75">
        <w:rPr>
          <w:noProof/>
        </w:rPr>
        <w:fldChar w:fldCharType="end"/>
      </w:r>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lastRenderedPageBreak/>
        <w:t xml:space="preserve">To further understand the relative sizes of ITN distributions through various channels, total ITNs delivered per channel were divided by the population and expressed as </w:t>
      </w:r>
      <w:commentRangeStart w:id="20"/>
      <w:r>
        <w:t>“nets issued as a percentage of the population”</w:t>
      </w:r>
      <w:r w:rsidR="00F5042A">
        <w:t xml:space="preserve"> (NPP)</w:t>
      </w:r>
      <w:r>
        <w:t xml:space="preserve">. </w:t>
      </w:r>
      <w:commentRangeEnd w:id="20"/>
      <w:r w:rsidR="009F0429">
        <w:rPr>
          <w:rStyle w:val="CommentReference"/>
        </w:rPr>
        <w:commentReference w:id="20"/>
      </w:r>
    </w:p>
    <w:p w14:paraId="061022AC" w14:textId="77777777" w:rsidR="00000393" w:rsidRPr="00000393" w:rsidRDefault="00000393" w:rsidP="00EE38F8">
      <w:pPr>
        <w:pStyle w:val="Heading2"/>
      </w:pPr>
      <w:r w:rsidRPr="00000393">
        <w:t>Scenarios</w:t>
      </w:r>
    </w:p>
    <w:p w14:paraId="4C187933" w14:textId="1363CF96" w:rsidR="00D62F4E" w:rsidRPr="00B25CE0" w:rsidRDefault="00D62F4E" w:rsidP="00D62F4E">
      <w:r w:rsidRPr="00B25CE0">
        <w:t>To inform</w:t>
      </w:r>
      <w:r>
        <w:t xml:space="preserve"> recommendations for quantification of ITNs, the above process was used to model ITN distributions under </w:t>
      </w:r>
      <w:r w:rsidR="00692B5D">
        <w:t>five</w:t>
      </w:r>
      <w:r>
        <w:t xml:space="preserve"> </w:t>
      </w:r>
      <w:commentRangeStart w:id="21"/>
      <w:r w:rsidR="00692B5D">
        <w:t xml:space="preserve">typical </w:t>
      </w:r>
      <w:commentRangeEnd w:id="21"/>
      <w:r w:rsidR="00520AB7">
        <w:rPr>
          <w:rStyle w:val="CommentReference"/>
        </w:rPr>
        <w:commentReference w:id="21"/>
      </w:r>
      <w:r w:rsidR="00692B5D">
        <w:t>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w:t>
      </w:r>
      <w:r>
        <w:lastRenderedPageBreak/>
        <w:t xml:space="preserve">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22" w:name="_Ref89864800"/>
      <w:commentRangeStart w:id="23"/>
      <w:commentRangeStart w:id="24"/>
      <w:r>
        <w:t xml:space="preserve">Table </w:t>
      </w:r>
      <w:commentRangeEnd w:id="23"/>
      <w:r w:rsidR="00C43AB9">
        <w:rPr>
          <w:rStyle w:val="CommentReference"/>
          <w:b w:val="0"/>
          <w:bCs w:val="0"/>
          <w:color w:val="auto"/>
        </w:rPr>
        <w:commentReference w:id="23"/>
      </w:r>
      <w:commentRangeEnd w:id="24"/>
      <w:r w:rsidR="001F341F">
        <w:rPr>
          <w:rStyle w:val="CommentReference"/>
          <w:b w:val="0"/>
          <w:bCs w:val="0"/>
          <w:color w:val="auto"/>
        </w:rPr>
        <w:commentReference w:id="24"/>
      </w:r>
      <w:fldSimple w:instr=" SEQ Table \* ARABIC ">
        <w:r w:rsidR="004F2155">
          <w:rPr>
            <w:noProof/>
          </w:rPr>
          <w:t>2</w:t>
        </w:r>
      </w:fldSimple>
      <w:bookmarkEnd w:id="22"/>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annual basis. Given Angola’s estimated net decay rate, it is not feasible to maintain ITN access at 90%, assuming quantification rates for annual continuous distribution </w:t>
      </w:r>
      <w:commentRangeStart w:id="25"/>
      <w:r w:rsidR="00864857">
        <w:t xml:space="preserve">are capped at 30% </w:t>
      </w:r>
      <w:commentRangeEnd w:id="25"/>
      <w:r w:rsidR="0036664E">
        <w:rPr>
          <w:rStyle w:val="CommentReference"/>
          <w:i/>
          <w:iCs/>
          <w:color w:val="auto"/>
        </w:rPr>
        <w:commentReference w:id="25"/>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896"/>
        <w:gridCol w:w="791"/>
        <w:gridCol w:w="790"/>
        <w:gridCol w:w="790"/>
        <w:gridCol w:w="1546"/>
        <w:gridCol w:w="811"/>
        <w:gridCol w:w="811"/>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rFonts w:eastAsia="Times New Roman"/>
                <w:sz w:val="20"/>
                <w:szCs w:val="20"/>
              </w:rPr>
            </w:pPr>
            <w:r w:rsidRPr="00A946C4">
              <w:rPr>
                <w:rFonts w:eastAsia="Times New Roman"/>
                <w:sz w:val="20"/>
                <w:szCs w:val="20"/>
              </w:rPr>
              <w:t xml:space="preserve">Minimum </w:t>
            </w:r>
            <w:r w:rsidRPr="00A946C4">
              <w:rPr>
                <w:sz w:val="20"/>
                <w:szCs w:val="20"/>
              </w:rPr>
              <w:t xml:space="preserve">annual </w:t>
            </w:r>
            <w:r w:rsidRPr="00A946C4">
              <w:rPr>
                <w:rFonts w:eastAsia="Times New Roman"/>
                <w:sz w:val="20"/>
                <w:szCs w:val="20"/>
              </w:rPr>
              <w:t xml:space="preserve">quantifier </w:t>
            </w:r>
            <w:r w:rsidR="005A3860" w:rsidRPr="00A946C4">
              <w:rPr>
                <w:sz w:val="20"/>
                <w:szCs w:val="20"/>
              </w:rPr>
              <w:t xml:space="preserve">for continuous distribution channels </w:t>
            </w:r>
            <w:r w:rsidRPr="00A946C4">
              <w:rPr>
                <w:rFonts w:eastAsia="Times New Roman"/>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rFonts w:eastAsia="Times New Roman"/>
                <w:sz w:val="20"/>
                <w:szCs w:val="20"/>
              </w:rPr>
            </w:pPr>
            <w:r w:rsidRPr="00A946C4">
              <w:rPr>
                <w:rFonts w:eastAsia="Times New Roman"/>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rFonts w:eastAsia="Times New Roman"/>
                <w:sz w:val="20"/>
                <w:szCs w:val="20"/>
              </w:rPr>
            </w:pPr>
            <w:commentRangeStart w:id="26"/>
            <w:r w:rsidRPr="00A946C4">
              <w:rPr>
                <w:rFonts w:eastAsia="Times New Roman"/>
                <w:sz w:val="20"/>
                <w:szCs w:val="20"/>
              </w:rPr>
              <w:t>AO</w:t>
            </w:r>
            <w:commentRangeEnd w:id="26"/>
            <w:r w:rsidR="00A946C4">
              <w:rPr>
                <w:rStyle w:val="CommentReference"/>
              </w:rPr>
              <w:commentReference w:id="2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rFonts w:eastAsia="Times New Roman"/>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rFonts w:eastAsia="Times New Roman"/>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rFonts w:eastAsia="Times New Roman"/>
                <w:sz w:val="20"/>
                <w:szCs w:val="20"/>
              </w:rPr>
            </w:pPr>
            <w:commentRangeStart w:id="27"/>
            <w:r w:rsidRPr="00A946C4">
              <w:rPr>
                <w:rFonts w:eastAsia="Times New Roman"/>
                <w:sz w:val="20"/>
                <w:szCs w:val="20"/>
              </w:rPr>
              <w:t>7</w:t>
            </w:r>
            <w:commentRangeEnd w:id="27"/>
            <w:r w:rsidR="001C3BCA">
              <w:rPr>
                <w:rStyle w:val="CommentReference"/>
              </w:rPr>
              <w:commentReference w:id="27"/>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rFonts w:eastAsia="Times New Roman"/>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rFonts w:eastAsia="Times New Roman"/>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rFonts w:eastAsia="Times New Roman"/>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rFonts w:eastAsia="Times New Roman"/>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rFonts w:eastAsia="Times New Roman"/>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w:t>
      </w:r>
      <w:commentRangeStart w:id="28"/>
      <w:r>
        <w:t xml:space="preserve">in </w:t>
      </w:r>
      <w:fldSimple w:instr=" REF _Ref92372731 ">
        <w:r>
          <w:t xml:space="preserve">Table </w:t>
        </w:r>
        <w:r>
          <w:rPr>
            <w:noProof/>
          </w:rPr>
          <w:t>3</w:t>
        </w:r>
      </w:fldSimple>
      <w:r>
        <w:t xml:space="preserve">. </w:t>
      </w:r>
      <w:commentRangeEnd w:id="28"/>
      <w:r w:rsidR="00631EE7">
        <w:rPr>
          <w:rStyle w:val="CommentReference"/>
          <w:rFonts w:eastAsiaTheme="minorHAnsi"/>
        </w:rPr>
        <w:commentReference w:id="28"/>
      </w:r>
      <w:r>
        <w:t xml:space="preserve">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29" w:name="_Ref92372731"/>
      <w:commentRangeStart w:id="30"/>
      <w:r>
        <w:t xml:space="preserve">Table </w:t>
      </w:r>
      <w:fldSimple w:instr=" SEQ Table \* ARABIC ">
        <w:r w:rsidR="004F2155">
          <w:rPr>
            <w:noProof/>
          </w:rPr>
          <w:t>3</w:t>
        </w:r>
      </w:fldSimple>
      <w:bookmarkEnd w:id="29"/>
      <w:commentRangeEnd w:id="30"/>
      <w:del w:id="31" w:author="Amelia Bertozzi-Villa" w:date="2022-03-21T11:14:00Z">
        <w:r>
          <w:delText>:</w:delText>
        </w:r>
      </w:del>
      <w:ins w:id="32" w:author="Amelia Bertozzi-Villa" w:date="2022-03-21T11:14:00Z">
        <w:r w:rsidR="000A7FBC">
          <w:rPr>
            <w:rStyle w:val="CommentReference"/>
            <w:b w:val="0"/>
            <w:bCs w:val="0"/>
            <w:color w:val="auto"/>
          </w:rPr>
          <w:commentReference w:id="30"/>
        </w:r>
        <w:r>
          <w:t>:</w:t>
        </w:r>
      </w:ins>
      <w:r>
        <w:t xml:space="preserve">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bl>
    <w:p w14:paraId="34330B87" w14:textId="5CB74D2F" w:rsidR="00A946C4" w:rsidRDefault="00A946C4" w:rsidP="00BC5F14"/>
    <w:p w14:paraId="7F18DCF0" w14:textId="0B8782C3" w:rsidR="00A946C4" w:rsidRDefault="0015164D" w:rsidP="00BC5F14">
      <w:fldSimple w:instr=" REF _Ref92372948 ">
        <w:r w:rsidR="00092C2B">
          <w:t xml:space="preserve">Table </w:t>
        </w:r>
        <w:r w:rsidR="00092C2B">
          <w:rPr>
            <w:noProof/>
          </w:rPr>
          <w:t>4</w:t>
        </w:r>
      </w:fldSimple>
      <w:r w:rsidR="00092C2B">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w:t>
      </w:r>
      <w:proofErr w:type="gramStart"/>
      <w:r w:rsidR="00092C2B">
        <w:t>in order to</w:t>
      </w:r>
      <w:proofErr w:type="gramEnd"/>
      <w:r w:rsidR="00092C2B">
        <w:t xml:space="preserve"> maintain ITN access at the 80% </w:t>
      </w:r>
      <w:commentRangeStart w:id="33"/>
      <w:r w:rsidR="00092C2B">
        <w:t>target</w:t>
      </w:r>
      <w:commentRangeEnd w:id="33"/>
      <w:r w:rsidR="004F2155">
        <w:rPr>
          <w:rStyle w:val="CommentReference"/>
        </w:rPr>
        <w:commentReference w:id="33"/>
      </w:r>
      <w:r w:rsidR="00092C2B">
        <w:t>.</w:t>
      </w:r>
    </w:p>
    <w:p w14:paraId="6EAF4498" w14:textId="7BBE071A" w:rsidR="00A946C4" w:rsidRDefault="00A946C4" w:rsidP="00A946C4">
      <w:pPr>
        <w:pStyle w:val="Caption"/>
        <w:keepNext/>
      </w:pPr>
      <w:bookmarkStart w:id="34" w:name="_Ref92372948"/>
      <w:r>
        <w:t xml:space="preserve">Table </w:t>
      </w:r>
      <w:fldSimple w:instr=" SEQ Table \* ARABIC ">
        <w:r w:rsidR="004F2155">
          <w:rPr>
            <w:noProof/>
          </w:rPr>
          <w:t>4</w:t>
        </w:r>
      </w:fldSimple>
      <w:bookmarkEnd w:id="34"/>
      <w:r>
        <w:t>: Lowest level of ITN access between 2-year campaigns at different population quantifiers. For example, with the standard quantifier of population / 1.8, Burkina Faso reaches a low point of 79% ITN access in the year between campaigns. Using population / 1.2 would result in an estimated low point of 91% population ITN access between campaigns.</w:t>
      </w:r>
      <w:r w:rsidR="0086144A">
        <w:t xml:space="preserve"> Values of </w:t>
      </w:r>
      <w:r w:rsidR="0086144A">
        <w:lastRenderedPageBreak/>
        <w:t>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rFonts w:eastAsia="Times New Roman"/>
                <w:sz w:val="20"/>
                <w:szCs w:val="20"/>
              </w:rPr>
            </w:pPr>
            <w:proofErr w:type="spellStart"/>
            <w:r w:rsidRPr="00A946C4">
              <w:rPr>
                <w:rFonts w:eastAsia="Times New Roman"/>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bl>
    <w:p w14:paraId="06332B1A" w14:textId="77777777" w:rsidR="00A946C4" w:rsidRDefault="00A946C4" w:rsidP="00BC5F14"/>
    <w:p w14:paraId="400FB6BD" w14:textId="16040F39" w:rsidR="00830BD5" w:rsidRDefault="009B6D72" w:rsidP="009B6D72">
      <w:r>
        <w:t xml:space="preserve">Figures 2-4 illustrate scenario results for each country, for scenarios 1 (Figure 2), scenario 2 (Figure 3), and scenario 3 (Figure 4). Inputs of ITNs are indicated in orange for each year; the resulting population ITN access estimate is shown in green. The typical rise and fall of ITN access </w:t>
      </w:r>
      <w:proofErr w:type="gramStart"/>
      <w:r>
        <w:t>is</w:t>
      </w:r>
      <w:proofErr w:type="gramEnd"/>
      <w:r>
        <w:t xml:space="preserve"> apparent in Figures 2 and 4, while ITN access is maintained at a steady rate in Figure 3 where distributions are annual through continuous channels.</w:t>
      </w:r>
    </w:p>
    <w:p w14:paraId="737071DD" w14:textId="66B69AC2" w:rsidR="00830BD5" w:rsidRDefault="00830BD5" w:rsidP="00830BD5">
      <w:pPr>
        <w:pStyle w:val="Caption"/>
        <w:keepNext/>
      </w:pPr>
      <w:commentRangeStart w:id="35"/>
      <w:commentRangeStart w:id="36"/>
      <w:r>
        <w:lastRenderedPageBreak/>
        <w:t xml:space="preserve">Figure </w:t>
      </w:r>
      <w:fldSimple w:instr=" SEQ Figure \* ARABIC ">
        <w:r>
          <w:rPr>
            <w:noProof/>
          </w:rPr>
          <w:t>2</w:t>
        </w:r>
      </w:fldSimple>
      <w:commentRangeEnd w:id="35"/>
      <w:commentRangeEnd w:id="36"/>
      <w:del w:id="37" w:author="Amelia Bertozzi-Villa" w:date="2022-03-21T11:14:00Z">
        <w:r>
          <w:delText>:</w:delText>
        </w:r>
      </w:del>
      <w:r w:rsidR="00584246">
        <w:rPr>
          <w:rStyle w:val="CommentReference"/>
          <w:b w:val="0"/>
          <w:bCs w:val="0"/>
          <w:color w:val="auto"/>
        </w:rPr>
        <w:commentReference w:id="35"/>
      </w:r>
      <w:r w:rsidR="001F341F">
        <w:rPr>
          <w:rStyle w:val="CommentReference"/>
          <w:b w:val="0"/>
          <w:bCs w:val="0"/>
          <w:color w:val="auto"/>
        </w:rPr>
        <w:commentReference w:id="36"/>
      </w:r>
      <w:ins w:id="38" w:author="Amelia Bertozzi-Villa" w:date="2022-03-21T11:14:00Z">
        <w:r>
          <w:t>:</w:t>
        </w:r>
      </w:ins>
      <w:r>
        <w:t xml:space="preserve"> ITN access estimated for 3-year mass campaign strategy, with ANC/EPI distribution at 6% of the population annually</w:t>
      </w:r>
    </w:p>
    <w:p w14:paraId="31AE090A" w14:textId="3C8F7664" w:rsidR="00830BD5" w:rsidRPr="00830BD5" w:rsidRDefault="00830BD5" w:rsidP="00830BD5">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71866742"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r w:rsidR="000E61A8">
        <w:t>. Shaded areas indicate 95% confidence intervals accounting for both net retention times and ITN access as a function of nets-per-</w:t>
      </w:r>
      <w:r w:rsidR="007A04AA">
        <w:t>capita</w:t>
      </w:r>
      <w:r w:rsidR="000E61A8">
        <w:t xml:space="preserve"> (NP</w:t>
      </w:r>
      <w:r w:rsidR="007A04AA">
        <w:t>C</w:t>
      </w:r>
      <w:r w:rsidR="000E61A8">
        <w:t>).</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xml:space="preserve">: Scenario 3 - three-year mass campaigns with ANC/EPI distribution at 6%, and between-campaign continuous distribution at </w:t>
      </w:r>
      <w:commentRangeStart w:id="39"/>
      <w:r>
        <w:t>10</w:t>
      </w:r>
      <w:commentRangeEnd w:id="39"/>
      <w:r w:rsidR="00A74903">
        <w:rPr>
          <w:rStyle w:val="CommentReference"/>
          <w:i/>
          <w:iCs/>
          <w:color w:val="auto"/>
        </w:rPr>
        <w:commentReference w:id="39"/>
      </w:r>
      <w:r>
        <w:t>%</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02DFFA9B" w:rsidR="00D62F4E" w:rsidRDefault="00D62F4E" w:rsidP="00830BD5">
      <w:r>
        <w:t xml:space="preserve">The complete set of graphs </w:t>
      </w:r>
      <w:r w:rsidR="00830BD5">
        <w:t xml:space="preserve">for all scenarios </w:t>
      </w:r>
      <w:r>
        <w:t>is included as Supplemental File 1.</w:t>
      </w:r>
    </w:p>
    <w:p w14:paraId="659DCA33" w14:textId="77777777" w:rsidR="00792D06" w:rsidRDefault="00792D06" w:rsidP="00830BD5"/>
    <w:p w14:paraId="215FE541" w14:textId="44C52728" w:rsidR="00792D06" w:rsidRDefault="0015164D" w:rsidP="00830BD5">
      <w:fldSimple w:instr=" REF _Ref92382891 ">
        <w:r w:rsidR="00792D06">
          <w:t xml:space="preserve">Table </w:t>
        </w:r>
        <w:r w:rsidR="00792D06">
          <w:rPr>
            <w:noProof/>
          </w:rPr>
          <w:t>5</w:t>
        </w:r>
      </w:fldSimple>
      <w:r w:rsidR="00792D06">
        <w:t xml:space="preserve"> summarizes the recommended quantifiers under each scenario, given a target of maintaining 80% population ITN access. </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bookmarkStart w:id="40" w:name="_Ref92382891"/>
      <w:r>
        <w:t xml:space="preserve">Table </w:t>
      </w:r>
      <w:fldSimple w:instr=" SEQ Table \* ARABIC ">
        <w:r>
          <w:rPr>
            <w:noProof/>
          </w:rPr>
          <w:t>5</w:t>
        </w:r>
      </w:fldSimple>
      <w:bookmarkEnd w:id="40"/>
      <w:r>
        <w:t>: Summary of recommended quantifiers for scenarios, to maintain ITN access at or above 80%</w:t>
      </w:r>
    </w:p>
    <w:tbl>
      <w:tblPr>
        <w:tblW w:w="0" w:type="auto"/>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2113"/>
        <w:gridCol w:w="1856"/>
        <w:gridCol w:w="1330"/>
        <w:gridCol w:w="1631"/>
        <w:gridCol w:w="1215"/>
        <w:gridCol w:w="1215"/>
      </w:tblGrid>
      <w:tr w:rsidR="004F2155" w:rsidRPr="004F2155" w14:paraId="67E2EE78" w14:textId="77777777" w:rsidTr="00211E89">
        <w:trPr>
          <w:trHeight w:val="20"/>
        </w:trPr>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211E89">
        <w:trPr>
          <w:trHeight w:val="20"/>
        </w:trPr>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41"/>
            <w:r w:rsidRPr="004F2155">
              <w:rPr>
                <w:rFonts w:ascii="Helvetica Neue" w:hAnsi="Helvetica Neue"/>
                <w:color w:val="333333"/>
                <w:sz w:val="20"/>
                <w:szCs w:val="20"/>
              </w:rPr>
              <w:t>80</w:t>
            </w:r>
            <w:commentRangeEnd w:id="41"/>
            <w:r w:rsidR="005246E1">
              <w:rPr>
                <w:rStyle w:val="CommentReference"/>
              </w:rPr>
              <w:commentReference w:id="41"/>
            </w:r>
            <w:r w:rsidRPr="004F2155">
              <w:rPr>
                <w:rFonts w:ascii="Helvetica Neue" w:hAnsi="Helvetica Neue"/>
                <w:color w:val="333333"/>
                <w:sz w:val="20"/>
                <w:szCs w:val="20"/>
              </w:rPr>
              <w:t>% population ITN access</w:t>
            </w:r>
          </w:p>
        </w:tc>
      </w:tr>
      <w:tr w:rsidR="00211E89" w:rsidRPr="004F2155" w14:paraId="530685D0" w14:textId="77777777" w:rsidTr="00211E89">
        <w:trPr>
          <w:trHeight w:val="20"/>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45681195" w:rsidR="004F2155" w:rsidRPr="004F2155" w:rsidRDefault="00792D06" w:rsidP="004F2155">
            <w:pPr>
              <w:pStyle w:val="NoSpacing"/>
              <w:rPr>
                <w:rFonts w:ascii="Helvetica Neue" w:hAnsi="Helvetica Neue"/>
                <w:color w:val="333333"/>
                <w:sz w:val="20"/>
                <w:szCs w:val="20"/>
              </w:rPr>
            </w:pPr>
            <w:commentRangeStart w:id="42"/>
            <w:commentRangeStart w:id="43"/>
            <w:r>
              <w:rPr>
                <w:rFonts w:ascii="Helvetica Neue" w:hAnsi="Helvetica Neue"/>
                <w:color w:val="333333"/>
                <w:sz w:val="20"/>
                <w:szCs w:val="20"/>
              </w:rPr>
              <w:t>Country</w:t>
            </w:r>
            <w:commentRangeEnd w:id="42"/>
            <w:r>
              <w:rPr>
                <w:rStyle w:val="CommentReference"/>
              </w:rPr>
              <w:commentReference w:id="42"/>
            </w:r>
            <w:commentRangeEnd w:id="43"/>
            <w:r w:rsidR="00CE06D4">
              <w:rPr>
                <w:rStyle w:val="CommentReference"/>
              </w:rPr>
              <w:commentReference w:id="43"/>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44"/>
            <w:r w:rsidRPr="004F2155">
              <w:rPr>
                <w:rFonts w:ascii="Helvetica Neue" w:hAnsi="Helvetica Neue"/>
                <w:color w:val="333333"/>
                <w:sz w:val="20"/>
                <w:szCs w:val="20"/>
              </w:rPr>
              <w:t>Campaign</w:t>
            </w:r>
            <w:commentRangeEnd w:id="44"/>
            <w:r>
              <w:rPr>
                <w:rStyle w:val="CommentReference"/>
              </w:rPr>
              <w:commentReference w:id="44"/>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211E89">
        <w:trPr>
          <w:trHeight w:val="20"/>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45"/>
            <w:r w:rsidRPr="004F2155">
              <w:rPr>
                <w:rFonts w:ascii="Helvetica Neue" w:hAnsi="Helvetica Neue"/>
                <w:color w:val="333333"/>
                <w:sz w:val="20"/>
                <w:szCs w:val="20"/>
              </w:rPr>
              <w:t xml:space="preserve">Campaign </w:t>
            </w:r>
            <w:commentRangeEnd w:id="45"/>
            <w:r w:rsidR="009B6552">
              <w:rPr>
                <w:rStyle w:val="CommentReference"/>
              </w:rPr>
              <w:commentReference w:id="45"/>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Pr>
        <w:spacing w:after="0"/>
        <w:rPr>
          <w:rFonts w:ascii="Times New Roman" w:hAnsi="Times New Roman"/>
        </w:rPr>
      </w:pPr>
    </w:p>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countries within a given scenario were the estimated </w:t>
      </w:r>
      <w:r w:rsidR="004F2155">
        <w:t>retention times</w:t>
      </w:r>
      <w:r>
        <w:t xml:space="preserve"> for each country. </w:t>
      </w:r>
    </w:p>
    <w:p w14:paraId="3C04FBB1" w14:textId="6CA45127"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r w:rsidR="007821E7">
        <w:t xml:space="preserve"> This assumes </w:t>
      </w:r>
      <w:r w:rsidR="007821E7">
        <w:lastRenderedPageBreak/>
        <w:t>that only one ITN is given per pupil; for the orange countries in Figure 5, giving more than 1 ITN per pupil</w:t>
      </w:r>
      <w:r w:rsidR="00505991">
        <w:t xml:space="preserve"> could provide a solution.</w:t>
      </w:r>
    </w:p>
    <w:p w14:paraId="4151D93F" w14:textId="384D040D" w:rsidR="00830BD5" w:rsidRDefault="00830BD5" w:rsidP="00830BD5">
      <w:pPr>
        <w:pStyle w:val="Caption"/>
        <w:keepNext/>
      </w:pPr>
      <w:bookmarkStart w:id="46" w:name="_Ref92378524"/>
      <w:r>
        <w:t xml:space="preserve">Figure </w:t>
      </w:r>
      <w:fldSimple w:instr=" SEQ Figure \* ARABIC ">
        <w:r>
          <w:rPr>
            <w:noProof/>
          </w:rPr>
          <w:t>5</w:t>
        </w:r>
      </w:fldSimple>
      <w:bookmarkEnd w:id="46"/>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47"/>
      <w:commentRangeEnd w:id="47"/>
      <w:r>
        <w:rPr>
          <w:rStyle w:val="CommentReference"/>
        </w:rPr>
        <w:commentReference w:id="47"/>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2673B98F" w14:textId="304A54B8" w:rsidR="00BC27B0" w:rsidRDefault="00BC27B0" w:rsidP="00D62F4E">
      <w:pPr>
        <w:pStyle w:val="ListParagraph"/>
        <w:numPr>
          <w:ilvl w:val="0"/>
          <w:numId w:val="1"/>
        </w:numPr>
      </w:pPr>
      <w:r>
        <w:t>Link back to 4 questions from the Intro</w:t>
      </w:r>
    </w:p>
    <w:p w14:paraId="4C092E85" w14:textId="3B402261" w:rsidR="00830BD5" w:rsidRDefault="00926B50" w:rsidP="00D62F4E">
      <w:pPr>
        <w:pStyle w:val="ListParagraph"/>
        <w:numPr>
          <w:ilvl w:val="0"/>
          <w:numId w:val="1"/>
        </w:numPr>
      </w:pPr>
      <w:r>
        <w:t>No wonder no one is meeting 80% targets</w:t>
      </w:r>
    </w:p>
    <w:p w14:paraId="545B0351" w14:textId="0476253F" w:rsidR="00926B50" w:rsidRDefault="00926B50" w:rsidP="00D62F4E">
      <w:pPr>
        <w:pStyle w:val="ListParagraph"/>
        <w:numPr>
          <w:ilvl w:val="0"/>
          <w:numId w:val="1"/>
        </w:numPr>
      </w:pPr>
      <w:r>
        <w:t xml:space="preserve">If we want 80% ITN </w:t>
      </w:r>
      <w:proofErr w:type="gramStart"/>
      <w:r>
        <w:t>use</w:t>
      </w:r>
      <w:proofErr w:type="gramEnd"/>
      <w:r>
        <w:t xml:space="preserve"> we would need 90% access as the target</w:t>
      </w:r>
    </w:p>
    <w:p w14:paraId="7BDE3FB7" w14:textId="18268CB6" w:rsidR="00D62F4E" w:rsidRDefault="00D62F4E" w:rsidP="00D62F4E">
      <w:pPr>
        <w:pStyle w:val="ListParagraph"/>
        <w:numPr>
          <w:ilvl w:val="0"/>
          <w:numId w:val="1"/>
        </w:numPr>
      </w:pPr>
      <w:r>
        <w:t>Based on projections across multiple countries using varying ITN retention times from Bertozzi-Villa,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lastRenderedPageBreak/>
        <w:t>Parameter assumptions</w:t>
      </w:r>
      <w:r w:rsidR="00926B50">
        <w:t xml:space="preserve"> -</w:t>
      </w:r>
      <w:r>
        <w:t xml:space="preserve"> decay rates</w:t>
      </w:r>
      <w:r w:rsidR="00926B50">
        <w:t xml:space="preserve">, some countries with limited data; rates expected to vary within the </w:t>
      </w:r>
      <w:proofErr w:type="gramStart"/>
      <w:r w:rsidR="00926B50">
        <w:t xml:space="preserve">country; </w:t>
      </w:r>
      <w:r>
        <w:t xml:space="preserve"> (</w:t>
      </w:r>
      <w:proofErr w:type="gramEnd"/>
      <w:r>
        <w:t>behaviors; nets)</w:t>
      </w:r>
    </w:p>
    <w:p w14:paraId="19EE0FB3" w14:textId="11935325" w:rsidR="00926B50" w:rsidRDefault="00926B50" w:rsidP="00D62F4E">
      <w:pPr>
        <w:pStyle w:val="ListParagraph"/>
        <w:numPr>
          <w:ilvl w:val="1"/>
          <w:numId w:val="1"/>
        </w:numPr>
      </w:pPr>
      <w:r>
        <w:t xml:space="preserve">Relationship between Nets-as-proportion-of-population and ITN access may be different under a Scenario 1 vs a Scenario 2, depending on the degree of oversaturation inherent in the distribution channel (schools; </w:t>
      </w:r>
      <w:proofErr w:type="spellStart"/>
      <w:r>
        <w:t>etc</w:t>
      </w:r>
      <w:proofErr w:type="spellEnd"/>
      <w:r>
        <w:t>).</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 xml:space="preserve">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w:t>
      </w:r>
      <w:proofErr w:type="spellStart"/>
      <w:r>
        <w:t>programmes</w:t>
      </w:r>
      <w:proofErr w:type="spellEnd"/>
      <w:r>
        <w:t xml:space="preserve">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0"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rFonts w:eastAsia="Times New Roman"/>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lastRenderedPageBreak/>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EndPr/>
      <w:sdtContent>
        <w:p w14:paraId="64273CD3" w14:textId="77777777" w:rsidR="003A5E85" w:rsidRPr="003A5E85" w:rsidRDefault="003A5E85">
          <w:pPr>
            <w:divId w:val="1901939383"/>
            <w:rPr>
              <w:rFonts w:ascii="Calibri" w:eastAsia="Times New Roman"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2. Bertozzi-Villa A, Bever CA, Koenker H, Weiss DJ, Vargas-Ruiz C, Nandi AK, et al. Maps and metrics of insecticide-treated net access, use, and nets-per-capita in Africa from 2000-2020. Nat </w:t>
          </w:r>
          <w:proofErr w:type="spellStart"/>
          <w:r w:rsidRPr="003A5E85">
            <w:rPr>
              <w:rFonts w:ascii="Calibri" w:hAnsi="Calibri" w:cs="Calibri"/>
              <w:color w:val="000000"/>
            </w:rPr>
            <w:t>Commun</w:t>
          </w:r>
          <w:proofErr w:type="spellEnd"/>
          <w:r w:rsidRPr="003A5E85">
            <w:rPr>
              <w:rFonts w:ascii="Calibri" w:hAnsi="Calibri" w:cs="Calibri"/>
              <w:color w:val="000000"/>
            </w:rPr>
            <w:t xml:space="preserve">. </w:t>
          </w:r>
          <w:proofErr w:type="gramStart"/>
          <w:r w:rsidRPr="003A5E85">
            <w:rPr>
              <w:rFonts w:ascii="Calibri" w:hAnsi="Calibri" w:cs="Calibri"/>
              <w:color w:val="000000"/>
            </w:rPr>
            <w:t>2021;12:3589</w:t>
          </w:r>
          <w:proofErr w:type="gramEnd"/>
          <w:r w:rsidRPr="003A5E85">
            <w:rPr>
              <w:rFonts w:ascii="Calibri" w:hAnsi="Calibri" w:cs="Calibri"/>
              <w:color w:val="000000"/>
            </w:rPr>
            <w:t xml:space="preserve">.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w:t>
          </w:r>
          <w:proofErr w:type="gramStart"/>
          <w:r w:rsidRPr="003A5E85">
            <w:rPr>
              <w:rFonts w:ascii="Calibri" w:hAnsi="Calibri" w:cs="Calibri"/>
              <w:color w:val="000000"/>
            </w:rPr>
            <w:t>Coverage</w:t>
          </w:r>
          <w:proofErr w:type="gramEnd"/>
          <w:r w:rsidRPr="003A5E85">
            <w:rPr>
              <w:rFonts w:ascii="Calibri" w:hAnsi="Calibri" w:cs="Calibri"/>
              <w:color w:val="000000"/>
            </w:rPr>
            <w:t xml:space="preserve"> and system efficiencies of insecticide-treated nets in Africa from 2000 to 2017. </w:t>
          </w:r>
          <w:proofErr w:type="spellStart"/>
          <w:r w:rsidRPr="003A5E85">
            <w:rPr>
              <w:rFonts w:ascii="Calibri" w:hAnsi="Calibri" w:cs="Calibri"/>
              <w:color w:val="000000"/>
            </w:rPr>
            <w:t>eLife</w:t>
          </w:r>
          <w:proofErr w:type="spellEnd"/>
          <w:r w:rsidRPr="003A5E85">
            <w:rPr>
              <w:rFonts w:ascii="Calibri" w:hAnsi="Calibri" w:cs="Calibri"/>
              <w:color w:val="000000"/>
            </w:rPr>
            <w:t xml:space="preserve">. </w:t>
          </w:r>
          <w:proofErr w:type="gramStart"/>
          <w:r w:rsidRPr="003A5E85">
            <w:rPr>
              <w:rFonts w:ascii="Calibri" w:hAnsi="Calibri" w:cs="Calibri"/>
              <w:color w:val="000000"/>
            </w:rPr>
            <w:t>2015;</w:t>
          </w:r>
          <w:proofErr w:type="gramEnd"/>
          <w:r w:rsidRPr="003A5E85">
            <w:rPr>
              <w:rFonts w:ascii="Calibri" w:hAnsi="Calibri" w:cs="Calibri"/>
              <w:color w:val="000000"/>
            </w:rPr>
            <w:t xml:space="preserve">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4. Koenker HM, </w:t>
          </w:r>
          <w:proofErr w:type="spellStart"/>
          <w:r w:rsidRPr="003A5E85">
            <w:rPr>
              <w:rFonts w:ascii="Calibri" w:hAnsi="Calibri" w:cs="Calibri"/>
              <w:color w:val="000000"/>
            </w:rPr>
            <w:t>Yukich</w:t>
          </w:r>
          <w:proofErr w:type="spellEnd"/>
          <w:r w:rsidRPr="003A5E85">
            <w:rPr>
              <w:rFonts w:ascii="Calibri" w:hAnsi="Calibri" w:cs="Calibri"/>
              <w:color w:val="000000"/>
            </w:rPr>
            <w:t xml:space="preserve"> JO, </w:t>
          </w:r>
          <w:proofErr w:type="spellStart"/>
          <w:r w:rsidRPr="003A5E85">
            <w:rPr>
              <w:rFonts w:ascii="Calibri" w:hAnsi="Calibri" w:cs="Calibri"/>
              <w:color w:val="000000"/>
            </w:rPr>
            <w:t>Mkindi</w:t>
          </w:r>
          <w:proofErr w:type="spellEnd"/>
          <w:r w:rsidRPr="003A5E85">
            <w:rPr>
              <w:rFonts w:ascii="Calibri" w:hAnsi="Calibri" w:cs="Calibri"/>
              <w:color w:val="000000"/>
            </w:rPr>
            <w:t xml:space="preserve"> A, </w:t>
          </w:r>
          <w:proofErr w:type="spellStart"/>
          <w:r w:rsidRPr="003A5E85">
            <w:rPr>
              <w:rFonts w:ascii="Calibri" w:hAnsi="Calibri" w:cs="Calibri"/>
              <w:color w:val="000000"/>
            </w:rPr>
            <w:t>Mandike</w:t>
          </w:r>
          <w:proofErr w:type="spellEnd"/>
          <w:r w:rsidRPr="003A5E85">
            <w:rPr>
              <w:rFonts w:ascii="Calibri" w:hAnsi="Calibri" w:cs="Calibri"/>
              <w:color w:val="000000"/>
            </w:rPr>
            <w:t xml:space="preserve"> R, Brown N, Kilian A, et al. </w:t>
          </w:r>
          <w:proofErr w:type="spellStart"/>
          <w:r w:rsidRPr="003A5E85">
            <w:rPr>
              <w:rFonts w:ascii="Calibri" w:hAnsi="Calibri" w:cs="Calibri"/>
              <w:color w:val="000000"/>
            </w:rPr>
            <w:t>Analysing</w:t>
          </w:r>
          <w:proofErr w:type="spellEnd"/>
          <w:r w:rsidRPr="003A5E85">
            <w:rPr>
              <w:rFonts w:ascii="Calibri" w:hAnsi="Calibri" w:cs="Calibri"/>
              <w:color w:val="000000"/>
            </w:rPr>
            <w:t xml:space="preserve"> and recommending options for maintaining universal coverage with long-lasting insecticidal nets: the case of Tanzania in 2011. Malar J [Internet]. </w:t>
          </w:r>
          <w:proofErr w:type="gramStart"/>
          <w:r w:rsidRPr="003A5E85">
            <w:rPr>
              <w:rFonts w:ascii="Calibri" w:hAnsi="Calibri" w:cs="Calibri"/>
              <w:color w:val="000000"/>
            </w:rPr>
            <w:t>2013;12:150</w:t>
          </w:r>
          <w:proofErr w:type="gramEnd"/>
          <w:r w:rsidRPr="003A5E85">
            <w:rPr>
              <w:rFonts w:ascii="Calibri" w:hAnsi="Calibri" w:cs="Calibri"/>
              <w:color w:val="000000"/>
            </w:rPr>
            <w:t>. Available from: http://malariajournal.biomedcentral.com/articles/10.1186/1475-2875-12-150</w:t>
          </w:r>
        </w:p>
        <w:p w14:paraId="4569DC8D" w14:textId="1A221800" w:rsidR="00D62F4E" w:rsidRPr="00F544EF" w:rsidRDefault="003A5E85" w:rsidP="00D62F4E">
          <w:r w:rsidRPr="003A5E85">
            <w:rPr>
              <w:rFonts w:ascii="Calibri" w:eastAsia="Times New Roman" w:hAnsi="Calibri" w:cs="Calibri"/>
              <w:color w:val="000000"/>
            </w:rPr>
            <w:t> </w:t>
          </w:r>
        </w:p>
      </w:sdtContent>
    </w:sdt>
    <w:p w14:paraId="0F05901F" w14:textId="77777777" w:rsidR="00000393" w:rsidRDefault="00000393"/>
    <w:sectPr w:rsidR="00000393">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2-01-06T17:45:00Z" w:initials="HK|TH">
    <w:p w14:paraId="62BB4B04" w14:textId="14146B0D" w:rsidR="00A1646C" w:rsidRDefault="00A1646C">
      <w:pPr>
        <w:pStyle w:val="CommentText"/>
      </w:pPr>
      <w:r>
        <w:rPr>
          <w:rStyle w:val="CommentReference"/>
        </w:rPr>
        <w:annotationRef/>
      </w:r>
      <w:r>
        <w:t>Working title, suggestions welcome</w:t>
      </w:r>
      <w:r w:rsidR="00BD0C61">
        <w:t>!</w:t>
      </w:r>
    </w:p>
  </w:comment>
  <w:comment w:id="8" w:author="Peter Gething" w:date="2022-01-11T02:24:00Z" w:initials="PG">
    <w:p w14:paraId="349DE890" w14:textId="5AEE7A41" w:rsidR="00F75B07" w:rsidRDefault="00F75B07">
      <w:pPr>
        <w:pStyle w:val="CommentText"/>
      </w:pPr>
      <w:r>
        <w:rPr>
          <w:rStyle w:val="CommentReference"/>
        </w:rPr>
        <w:annotationRef/>
      </w:r>
      <w:r>
        <w:t>To me, the problem with the 1.8 approach is the implicit assumption of equal distribution – which we show is not the case (aka ‘overallocation’). But this is really a different set of issues to those of short retention times.</w:t>
      </w:r>
    </w:p>
  </w:comment>
  <w:comment w:id="10" w:author="Amelia Bertozzi-Villa" w:date="2022-01-10T15:50:00Z" w:initials="ABV">
    <w:p w14:paraId="0140C23B" w14:textId="52DF2D87" w:rsidR="00584246" w:rsidRDefault="00584246">
      <w:pPr>
        <w:pStyle w:val="CommentText"/>
      </w:pPr>
      <w:r>
        <w:rPr>
          <w:rStyle w:val="CommentReference"/>
        </w:rPr>
        <w:annotationRef/>
      </w:r>
      <w:r>
        <w:t xml:space="preserve">This introductory paragraph talks about net “quantification” but never formally describes the term, and then the results are focused entirely on these “annual quantifiers” that are only defined in the caption to table 2. I have trouble wrapping my head around the results when presented this way—can the background have a more fleshed out explanation of what these quantifiers are and how we should interpret them? </w:t>
      </w:r>
    </w:p>
  </w:comment>
  <w:comment w:id="12" w:author="Peter Gething" w:date="2022-01-11T02:54:00Z" w:initials="PG">
    <w:p w14:paraId="033A530B" w14:textId="267867D4" w:rsidR="00E13BEC" w:rsidRDefault="00E13BEC">
      <w:pPr>
        <w:pStyle w:val="CommentText"/>
      </w:pPr>
      <w:r>
        <w:rPr>
          <w:rStyle w:val="CommentReference"/>
        </w:rPr>
        <w:annotationRef/>
      </w:r>
      <w:r>
        <w:t>Although already published on in Bhatt et al and ABV et al, I think you will need to summaise the main features of the model….since all the downstream analysis in this paper hinges on it. Maybe a paragraph early in the methods section.</w:t>
      </w:r>
    </w:p>
  </w:comment>
  <w:comment w:id="15" w:author="Peter Gething" w:date="2022-01-11T03:19:00Z" w:initials="PG">
    <w:p w14:paraId="0C31B8E0" w14:textId="3843BA70" w:rsidR="00520AB7" w:rsidRDefault="00520AB7">
      <w:pPr>
        <w:pStyle w:val="CommentText"/>
      </w:pPr>
      <w:r>
        <w:rPr>
          <w:rStyle w:val="CommentReference"/>
        </w:rPr>
        <w:annotationRef/>
      </w:r>
      <w:r>
        <w:t>Somewhere in the intro it would be worth recapping preceding efforts to quantify ITN need…</w:t>
      </w:r>
      <w:r w:rsidR="00C43AB9">
        <w:t>not least</w:t>
      </w:r>
      <w:r>
        <w:t xml:space="preserve"> the Bhatt et al paper in which the model was used to look at </w:t>
      </w:r>
      <w:r w:rsidR="00C43AB9">
        <w:t xml:space="preserve">total nets-per-capita requirements across all of SSA under various different ‘efficinecy’ scenarios. That can lead you into a description of how this current paper represents an update but also adds additional components such as routine distirbutions etc. </w:t>
      </w:r>
    </w:p>
  </w:comment>
  <w:comment w:id="20" w:author="Amelia Bertozzi-Villa" w:date="2022-01-10T13:57:00Z" w:initials="ABV">
    <w:p w14:paraId="06349A33" w14:textId="15E04D89" w:rsidR="009F0429" w:rsidRDefault="009F0429">
      <w:pPr>
        <w:pStyle w:val="CommentText"/>
      </w:pPr>
      <w:r>
        <w:rPr>
          <w:rStyle w:val="CommentReference"/>
        </w:rPr>
        <w:annotationRef/>
      </w:r>
      <w:r>
        <w:t>Is this a common name for this metric? I’ve always just heard of “nets per capita”.</w:t>
      </w:r>
    </w:p>
  </w:comment>
  <w:comment w:id="21" w:author="Peter Gething" w:date="2022-01-11T03:14:00Z" w:initials="PG">
    <w:p w14:paraId="3CEC965A" w14:textId="4FD3D225" w:rsidR="00520AB7" w:rsidRDefault="00520AB7">
      <w:pPr>
        <w:pStyle w:val="CommentText"/>
      </w:pPr>
      <w:r>
        <w:rPr>
          <w:rStyle w:val="CommentReference"/>
        </w:rPr>
        <w:annotationRef/>
      </w:r>
      <w:r>
        <w:t>I think it would be great to give a little more justification or explanation as to how these five scenarios were derived…e.g. some examples of where they have been used/considered?</w:t>
      </w:r>
    </w:p>
  </w:comment>
  <w:comment w:id="23" w:author="Peter Gething" w:date="2022-01-11T03:22:00Z" w:initials="PG">
    <w:p w14:paraId="19542ADD" w14:textId="19908FE7" w:rsidR="00C43AB9" w:rsidRDefault="00C43AB9">
      <w:pPr>
        <w:pStyle w:val="CommentText"/>
      </w:pPr>
      <w:r>
        <w:rPr>
          <w:rStyle w:val="CommentReference"/>
        </w:rPr>
        <w:annotationRef/>
      </w:r>
      <w:r>
        <w:t>Comment for this and subsequent tables: I wonder if there are graphical equivalents (even if bar charts?) that would be a bit more visually compelling and easier to digest? Lots of tables with lots of info and a bit hard to parse it all…</w:t>
      </w:r>
    </w:p>
  </w:comment>
  <w:comment w:id="24" w:author="Hannah Koenker | Tropical Health" w:date="2022-03-21T15:02:00Z" w:initials="HK|TH">
    <w:p w14:paraId="11AB7263" w14:textId="77777777" w:rsidR="001F341F" w:rsidRDefault="001F341F" w:rsidP="009D2329">
      <w:r>
        <w:rPr>
          <w:rStyle w:val="CommentReference"/>
        </w:rPr>
        <w:annotationRef/>
      </w:r>
      <w:r>
        <w:rPr>
          <w:sz w:val="20"/>
          <w:szCs w:val="20"/>
        </w:rPr>
        <w:t>agree!</w:t>
      </w:r>
    </w:p>
  </w:comment>
  <w:comment w:id="25" w:author="Hannah Koenker | Tropical Health" w:date="2022-01-06T13:08:00Z" w:initials="HK|TH">
    <w:p w14:paraId="013CDC30" w14:textId="794FE93F"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26"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27"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28" w:author="Hannah Koenker | Tropical Health" w:date="2022-01-06T17:37:00Z" w:initials="HK|TH">
    <w:p w14:paraId="33AC40BB" w14:textId="776B9BC6" w:rsidR="00631EE7" w:rsidRDefault="00631EE7">
      <w:pPr>
        <w:pStyle w:val="CommentText"/>
      </w:pPr>
      <w:r>
        <w:rPr>
          <w:rStyle w:val="CommentReference"/>
        </w:rPr>
        <w:annotationRef/>
      </w:r>
      <w:r>
        <w:t>Probably better to move the next two tables into supplemental files, keeping the current Table 5 as the summary.</w:t>
      </w:r>
    </w:p>
  </w:comment>
  <w:comment w:id="30" w:author="Amelia Bertozzi-Villa" w:date="2022-01-10T15:53:00Z" w:initials="ABV">
    <w:p w14:paraId="10958638" w14:textId="77777777" w:rsidR="000A7FBC" w:rsidRDefault="000A7FBC">
      <w:pPr>
        <w:pStyle w:val="CommentText"/>
      </w:pPr>
      <w:r>
        <w:rPr>
          <w:rStyle w:val="CommentReference"/>
        </w:rPr>
        <w:annotationRef/>
      </w:r>
      <w:r>
        <w:t xml:space="preserve">I like the heatmap idea—if they use </w:t>
      </w:r>
      <w:r>
        <w:t>color I think these should count as figures rather than tables? In particular:</w:t>
      </w:r>
    </w:p>
    <w:p w14:paraId="3BC6065E" w14:textId="77777777" w:rsidR="000A7FBC" w:rsidRDefault="000A7FBC" w:rsidP="000A7FBC">
      <w:pPr>
        <w:pStyle w:val="CommentText"/>
        <w:numPr>
          <w:ilvl w:val="0"/>
          <w:numId w:val="6"/>
        </w:numPr>
      </w:pPr>
      <w:r>
        <w:t>A key to explain the color spectrum would be helpful</w:t>
      </w:r>
    </w:p>
    <w:p w14:paraId="12E0E883" w14:textId="007156B0" w:rsidR="000A7FBC" w:rsidRDefault="000A7FBC" w:rsidP="000A7FBC">
      <w:pPr>
        <w:pStyle w:val="CommentText"/>
        <w:numPr>
          <w:ilvl w:val="0"/>
          <w:numId w:val="6"/>
        </w:numPr>
      </w:pPr>
      <w:r>
        <w:t>You could color-code all the entries, and maybe put a box around the 1.8 column to emphasize it?</w:t>
      </w:r>
    </w:p>
  </w:comment>
  <w:comment w:id="33"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35" w:author="Amelia Bertozzi-Villa" w:date="2022-01-10T15:47:00Z" w:initials="ABV">
    <w:p w14:paraId="43339CC4" w14:textId="06CE80AA" w:rsidR="00584246" w:rsidRDefault="00584246">
      <w:pPr>
        <w:pStyle w:val="CommentText"/>
      </w:pPr>
      <w:r>
        <w:rPr>
          <w:rStyle w:val="CommentReference"/>
        </w:rPr>
        <w:annotationRef/>
      </w:r>
      <w:r>
        <w:t>I find it confusing to include these two on the same plot since they have different units (people/population vs nets/population). What story are you telling by having them both?</w:t>
      </w:r>
    </w:p>
  </w:comment>
  <w:comment w:id="36" w:author="Hannah Koenker | Tropical Health" w:date="2022-03-21T15:02:00Z" w:initials="HK|TH">
    <w:p w14:paraId="51DAEA65" w14:textId="77777777" w:rsidR="001F341F" w:rsidRDefault="001F341F" w:rsidP="00AB0B8D">
      <w:r>
        <w:rPr>
          <w:rStyle w:val="CommentReference"/>
        </w:rPr>
        <w:annotationRef/>
      </w:r>
      <w:r>
        <w:rPr>
          <w:sz w:val="20"/>
          <w:szCs w:val="20"/>
        </w:rPr>
        <w:t>This is great, I should just have one green line.</w:t>
      </w:r>
    </w:p>
  </w:comment>
  <w:comment w:id="39" w:author="Hannah Koenker | Tropical Health" w:date="2022-01-06T17:43:00Z" w:initials="HK|TH">
    <w:p w14:paraId="2C235CEB" w14:textId="565F05CC" w:rsidR="00A74903" w:rsidRDefault="00A74903">
      <w:pPr>
        <w:pStyle w:val="CommentText"/>
      </w:pPr>
      <w:r>
        <w:rPr>
          <w:rStyle w:val="CommentReference"/>
        </w:rPr>
        <w:annotationRef/>
      </w:r>
      <w:r>
        <w:t>95CI disappears when access&gt;100…</w:t>
      </w:r>
    </w:p>
  </w:comment>
  <w:comment w:id="41" w:author="Hannah Koenker | Tropical Health" w:date="2022-01-06T17:30:00Z" w:initials="HK|TH">
    <w:p w14:paraId="6BFAC7ED" w14:textId="30CC2459" w:rsidR="005246E1" w:rsidRDefault="005246E1">
      <w:pPr>
        <w:pStyle w:val="CommentText"/>
      </w:pPr>
      <w:r>
        <w:rPr>
          <w:rStyle w:val="CommentReference"/>
        </w:rPr>
        <w:annotationRef/>
      </w:r>
      <w:r>
        <w:t>Keep at 80? Or move up to 90?</w:t>
      </w:r>
    </w:p>
  </w:comment>
  <w:comment w:id="42" w:author="Hannah Koenker | Tropical Health" w:date="2022-01-06T17:35:00Z" w:initials="HK|TH">
    <w:p w14:paraId="447753DA" w14:textId="71FF9A90" w:rsidR="00792D06" w:rsidRDefault="00792D06">
      <w:pPr>
        <w:pStyle w:val="CommentText"/>
      </w:pPr>
      <w:r>
        <w:rPr>
          <w:rStyle w:val="CommentReference"/>
        </w:rPr>
        <w:annotationRef/>
      </w:r>
      <w:r>
        <w:t>Maybe add column to indicate the retention time that was used…?</w:t>
      </w:r>
    </w:p>
  </w:comment>
  <w:comment w:id="43" w:author="Amelia Bertozzi-Villa" w:date="2022-01-10T14:03:00Z" w:initials="ABV">
    <w:p w14:paraId="1D22C6E1" w14:textId="5E0B1F05" w:rsidR="00CE06D4" w:rsidRDefault="00CE06D4">
      <w:pPr>
        <w:pStyle w:val="CommentText"/>
      </w:pPr>
      <w:r>
        <w:rPr>
          <w:rStyle w:val="CommentReference"/>
        </w:rPr>
        <w:annotationRef/>
      </w:r>
      <w:r>
        <w:t>Agree that it would be useful to make clear in general what net retention times are being assumed for each country.</w:t>
      </w:r>
    </w:p>
  </w:comment>
  <w:comment w:id="44"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45"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47"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04" w15:done="0"/>
  <w15:commentEx w15:paraId="349DE890" w15:done="0"/>
  <w15:commentEx w15:paraId="0140C23B" w15:done="0"/>
  <w15:commentEx w15:paraId="033A530B" w15:done="0"/>
  <w15:commentEx w15:paraId="0C31B8E0" w15:done="0"/>
  <w15:commentEx w15:paraId="06349A33" w15:done="0"/>
  <w15:commentEx w15:paraId="3CEC965A" w15:done="0"/>
  <w15:commentEx w15:paraId="19542ADD" w15:done="0"/>
  <w15:commentEx w15:paraId="11AB7263" w15:paraIdParent="19542ADD" w15:done="0"/>
  <w15:commentEx w15:paraId="013CDC30" w15:done="0"/>
  <w15:commentEx w15:paraId="05828A4D" w15:done="0"/>
  <w15:commentEx w15:paraId="6D57A3D7" w15:done="0"/>
  <w15:commentEx w15:paraId="33AC40BB" w15:done="0"/>
  <w15:commentEx w15:paraId="12E0E883" w15:done="0"/>
  <w15:commentEx w15:paraId="654758BB" w15:done="0"/>
  <w15:commentEx w15:paraId="43339CC4" w15:done="0"/>
  <w15:commentEx w15:paraId="51DAEA65" w15:paraIdParent="43339CC4" w15:done="0"/>
  <w15:commentEx w15:paraId="2C235CEB" w15:done="0"/>
  <w15:commentEx w15:paraId="6BFAC7ED" w15:done="0"/>
  <w15:commentEx w15:paraId="447753DA" w15:done="0"/>
  <w15:commentEx w15:paraId="1D22C6E1" w15:paraIdParent="447753DA" w15:done="0"/>
  <w15:commentEx w15:paraId="5F337A28" w15:done="0"/>
  <w15:commentEx w15:paraId="546D5C75"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91F" w16cex:dateUtc="2022-01-06T22:45:00Z"/>
  <w16cex:commentExtensible w16cex:durableId="25881F93" w16cex:dateUtc="2022-01-11T07:24:00Z"/>
  <w16cex:commentExtensible w16cex:durableId="2586AA0A" w16cex:dateUtc="2022-01-10T20:50:00Z"/>
  <w16cex:commentExtensible w16cex:durableId="258826AF" w16cex:dateUtc="2022-01-11T07:54:00Z"/>
  <w16cex:commentExtensible w16cex:durableId="25882C7F" w16cex:dateUtc="2022-01-11T08:19:00Z"/>
  <w16cex:commentExtensible w16cex:durableId="25868F8A" w16cex:dateUtc="2022-01-10T18:57:00Z"/>
  <w16cex:commentExtensible w16cex:durableId="25882B7E" w16cex:dateUtc="2022-01-11T08:14:00Z"/>
  <w16cex:commentExtensible w16cex:durableId="25882D31" w16cex:dateUtc="2022-01-11T08:22:00Z"/>
  <w16cex:commentExtensible w16cex:durableId="25E31218" w16cex:dateUtc="2022-03-21T19:02: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A749" w16cex:dateUtc="2022-01-06T22:37:00Z"/>
  <w16cex:commentExtensible w16cex:durableId="2586AABA" w16cex:dateUtc="2022-01-10T20:53:00Z"/>
  <w16cex:commentExtensible w16cex:durableId="25819DB8" w16cex:dateUtc="2022-01-06T21:56:00Z"/>
  <w16cex:commentExtensible w16cex:durableId="2586A955" w16cex:dateUtc="2022-01-10T20:47:00Z"/>
  <w16cex:commentExtensible w16cex:durableId="25E311F4" w16cex:dateUtc="2022-03-21T19:02:00Z"/>
  <w16cex:commentExtensible w16cex:durableId="2581A8BA" w16cex:dateUtc="2022-01-06T22:43:00Z"/>
  <w16cex:commentExtensible w16cex:durableId="2581A5BE" w16cex:dateUtc="2022-01-06T22:30:00Z"/>
  <w16cex:commentExtensible w16cex:durableId="2581A6F2" w16cex:dateUtc="2022-01-06T22:35:00Z"/>
  <w16cex:commentExtensible w16cex:durableId="258690FD" w16cex:dateUtc="2022-01-10T19:03:00Z"/>
  <w16cex:commentExtensible w16cex:durableId="2581A558" w16cex:dateUtc="2022-01-06T22:28:00Z"/>
  <w16cex:commentExtensible w16cex:durableId="2581A58C" w16cex:dateUtc="2022-01-06T22:29: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04" w16cid:durableId="2581A91F"/>
  <w16cid:commentId w16cid:paraId="349DE890" w16cid:durableId="25881F93"/>
  <w16cid:commentId w16cid:paraId="0140C23B" w16cid:durableId="2586AA0A"/>
  <w16cid:commentId w16cid:paraId="033A530B" w16cid:durableId="258826AF"/>
  <w16cid:commentId w16cid:paraId="0C31B8E0" w16cid:durableId="25882C7F"/>
  <w16cid:commentId w16cid:paraId="06349A33" w16cid:durableId="25868F8A"/>
  <w16cid:commentId w16cid:paraId="3CEC965A" w16cid:durableId="25882B7E"/>
  <w16cid:commentId w16cid:paraId="19542ADD" w16cid:durableId="25882D31"/>
  <w16cid:commentId w16cid:paraId="11AB7263" w16cid:durableId="25E31218"/>
  <w16cid:commentId w16cid:paraId="013CDC30" w16cid:durableId="25816852"/>
  <w16cid:commentId w16cid:paraId="05828A4D" w16cid:durableId="258168CD"/>
  <w16cid:commentId w16cid:paraId="6D57A3D7" w16cid:durableId="25817D21"/>
  <w16cid:commentId w16cid:paraId="33AC40BB" w16cid:durableId="2581A749"/>
  <w16cid:commentId w16cid:paraId="12E0E883" w16cid:durableId="2586AABA"/>
  <w16cid:commentId w16cid:paraId="654758BB" w16cid:durableId="25819DB8"/>
  <w16cid:commentId w16cid:paraId="43339CC4" w16cid:durableId="2586A955"/>
  <w16cid:commentId w16cid:paraId="51DAEA65" w16cid:durableId="25E311F4"/>
  <w16cid:commentId w16cid:paraId="2C235CEB" w16cid:durableId="2581A8BA"/>
  <w16cid:commentId w16cid:paraId="6BFAC7ED" w16cid:durableId="2581A5BE"/>
  <w16cid:commentId w16cid:paraId="447753DA" w16cid:durableId="2581A6F2"/>
  <w16cid:commentId w16cid:paraId="1D22C6E1" w16cid:durableId="258690FD"/>
  <w16cid:commentId w16cid:paraId="5F337A28" w16cid:durableId="2581A558"/>
  <w16cid:commentId w16cid:paraId="546D5C75" w16cid:durableId="2581A58C"/>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E64F4" w14:textId="77777777" w:rsidR="007F7C75" w:rsidRDefault="007F7C75" w:rsidP="000A4113">
      <w:pPr>
        <w:spacing w:after="0" w:line="240" w:lineRule="auto"/>
      </w:pPr>
      <w:r>
        <w:separator/>
      </w:r>
    </w:p>
  </w:endnote>
  <w:endnote w:type="continuationSeparator" w:id="0">
    <w:p w14:paraId="68392997" w14:textId="77777777" w:rsidR="007F7C75" w:rsidRDefault="007F7C75" w:rsidP="000A4113">
      <w:pPr>
        <w:spacing w:after="0" w:line="240" w:lineRule="auto"/>
      </w:pPr>
      <w:r>
        <w:continuationSeparator/>
      </w:r>
    </w:p>
  </w:endnote>
  <w:endnote w:type="continuationNotice" w:id="1">
    <w:p w14:paraId="5EA56F49" w14:textId="77777777" w:rsidR="007F7C75" w:rsidRDefault="007F7C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EndPr>
      <w:rPr>
        <w:rStyle w:val="PageNumber"/>
      </w:rPr>
    </w:sdtEnd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EndPr>
      <w:rPr>
        <w:rStyle w:val="PageNumber"/>
      </w:rPr>
    </w:sdtEnd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2479" w14:textId="77777777" w:rsidR="007F7C75" w:rsidRDefault="007F7C75" w:rsidP="000A4113">
      <w:pPr>
        <w:spacing w:after="0" w:line="240" w:lineRule="auto"/>
      </w:pPr>
      <w:r>
        <w:separator/>
      </w:r>
    </w:p>
  </w:footnote>
  <w:footnote w:type="continuationSeparator" w:id="0">
    <w:p w14:paraId="778E2288" w14:textId="77777777" w:rsidR="007F7C75" w:rsidRDefault="007F7C75" w:rsidP="000A4113">
      <w:pPr>
        <w:spacing w:after="0" w:line="240" w:lineRule="auto"/>
      </w:pPr>
      <w:r>
        <w:continuationSeparator/>
      </w:r>
    </w:p>
  </w:footnote>
  <w:footnote w:type="continuationNotice" w:id="1">
    <w:p w14:paraId="14017C95" w14:textId="77777777" w:rsidR="007F7C75" w:rsidRDefault="007F7C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F6EF" w14:textId="77777777" w:rsidR="002C6EC7" w:rsidRDefault="002C6E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E5977"/>
    <w:multiLevelType w:val="hybridMultilevel"/>
    <w:tmpl w:val="F74CC6F8"/>
    <w:lvl w:ilvl="0" w:tplc="F95A9F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388030">
    <w:abstractNumId w:val="5"/>
  </w:num>
  <w:num w:numId="2" w16cid:durableId="834951767">
    <w:abstractNumId w:val="3"/>
  </w:num>
  <w:num w:numId="3" w16cid:durableId="92677855">
    <w:abstractNumId w:val="1"/>
  </w:num>
  <w:num w:numId="4" w16cid:durableId="204372104">
    <w:abstractNumId w:val="4"/>
  </w:num>
  <w:num w:numId="5" w16cid:durableId="2125999915">
    <w:abstractNumId w:val="0"/>
  </w:num>
  <w:num w:numId="6" w16cid:durableId="15522292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rson w15:author="Peter Gething">
    <w15:presenceInfo w15:providerId="None" w15:userId="Peter Gething"/>
  </w15:person>
  <w15:person w15:author="Amelia Bertozzi-Villa">
    <w15:presenceInfo w15:providerId="AD" w15:userId="S::abertozz@uw.edu::092a5f98-5f28-4e26-8dd1-2fc6e9b593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43FB9"/>
    <w:rsid w:val="000834D8"/>
    <w:rsid w:val="00092C2B"/>
    <w:rsid w:val="000A03BF"/>
    <w:rsid w:val="000A4113"/>
    <w:rsid w:val="000A7FBC"/>
    <w:rsid w:val="000E61A8"/>
    <w:rsid w:val="00110335"/>
    <w:rsid w:val="001423C8"/>
    <w:rsid w:val="00147DAC"/>
    <w:rsid w:val="0015164D"/>
    <w:rsid w:val="00192E07"/>
    <w:rsid w:val="001B191F"/>
    <w:rsid w:val="001C3BCA"/>
    <w:rsid w:val="001D2BB8"/>
    <w:rsid w:val="001F341F"/>
    <w:rsid w:val="00211E89"/>
    <w:rsid w:val="00234A4E"/>
    <w:rsid w:val="00260757"/>
    <w:rsid w:val="00265A72"/>
    <w:rsid w:val="002A2CA7"/>
    <w:rsid w:val="002C6EC7"/>
    <w:rsid w:val="002F6181"/>
    <w:rsid w:val="003325BD"/>
    <w:rsid w:val="0036664E"/>
    <w:rsid w:val="00395348"/>
    <w:rsid w:val="003A5E85"/>
    <w:rsid w:val="003D6AC3"/>
    <w:rsid w:val="003E49E2"/>
    <w:rsid w:val="003E71C8"/>
    <w:rsid w:val="00404727"/>
    <w:rsid w:val="00430E99"/>
    <w:rsid w:val="0046730E"/>
    <w:rsid w:val="00482450"/>
    <w:rsid w:val="004A6568"/>
    <w:rsid w:val="004F2155"/>
    <w:rsid w:val="005054AC"/>
    <w:rsid w:val="00505991"/>
    <w:rsid w:val="00520AB7"/>
    <w:rsid w:val="005246E1"/>
    <w:rsid w:val="00584246"/>
    <w:rsid w:val="005A3860"/>
    <w:rsid w:val="005F5E6B"/>
    <w:rsid w:val="005F6AAB"/>
    <w:rsid w:val="00631EE7"/>
    <w:rsid w:val="00692B5D"/>
    <w:rsid w:val="006A5EE0"/>
    <w:rsid w:val="006E1D65"/>
    <w:rsid w:val="007821E7"/>
    <w:rsid w:val="00792D06"/>
    <w:rsid w:val="0079431F"/>
    <w:rsid w:val="00797BCC"/>
    <w:rsid w:val="007A04AA"/>
    <w:rsid w:val="007F7C75"/>
    <w:rsid w:val="00830BD5"/>
    <w:rsid w:val="0084102F"/>
    <w:rsid w:val="0086144A"/>
    <w:rsid w:val="00864857"/>
    <w:rsid w:val="008C4DB9"/>
    <w:rsid w:val="00926B50"/>
    <w:rsid w:val="009A2FEE"/>
    <w:rsid w:val="009B6552"/>
    <w:rsid w:val="009B6D72"/>
    <w:rsid w:val="009F0429"/>
    <w:rsid w:val="009F1C16"/>
    <w:rsid w:val="00A1646C"/>
    <w:rsid w:val="00A32ED2"/>
    <w:rsid w:val="00A74903"/>
    <w:rsid w:val="00A946C4"/>
    <w:rsid w:val="00AA437E"/>
    <w:rsid w:val="00AC6683"/>
    <w:rsid w:val="00AE3F66"/>
    <w:rsid w:val="00B03DB1"/>
    <w:rsid w:val="00B06C2A"/>
    <w:rsid w:val="00B37C01"/>
    <w:rsid w:val="00B57635"/>
    <w:rsid w:val="00BB017D"/>
    <w:rsid w:val="00BC27B0"/>
    <w:rsid w:val="00BC5F14"/>
    <w:rsid w:val="00BD0C61"/>
    <w:rsid w:val="00C43AB9"/>
    <w:rsid w:val="00CE06D4"/>
    <w:rsid w:val="00CF1410"/>
    <w:rsid w:val="00D02B5E"/>
    <w:rsid w:val="00D236AB"/>
    <w:rsid w:val="00D62F4E"/>
    <w:rsid w:val="00D76D83"/>
    <w:rsid w:val="00E13BEC"/>
    <w:rsid w:val="00E13E6D"/>
    <w:rsid w:val="00E96189"/>
    <w:rsid w:val="00EE38F8"/>
    <w:rsid w:val="00EF1246"/>
    <w:rsid w:val="00F5042A"/>
    <w:rsid w:val="00F75B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C"/>
  </w:style>
  <w:style w:type="paragraph" w:styleId="Heading1">
    <w:name w:val="heading 1"/>
    <w:basedOn w:val="Normal"/>
    <w:next w:val="Normal"/>
    <w:link w:val="Heading1Char"/>
    <w:uiPriority w:val="9"/>
    <w:qFormat/>
    <w:rsid w:val="00A164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164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1646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1646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1646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1646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1646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646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1646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1646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164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1646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1646C"/>
    <w:pPr>
      <w:ind w:left="720"/>
      <w:contextualSpacing/>
    </w:p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rPr>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A1646C"/>
    <w:pPr>
      <w:spacing w:line="240" w:lineRule="auto"/>
    </w:pPr>
    <w:rPr>
      <w:b/>
      <w:bCs/>
      <w:color w:val="4472C4" w:themeColor="accent1"/>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link w:val="NoSpacingChar"/>
    <w:uiPriority w:val="1"/>
    <w:qFormat/>
    <w:rsid w:val="00A1646C"/>
    <w:pPr>
      <w:spacing w:after="0" w:line="240" w:lineRule="auto"/>
    </w:pPr>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spacing w:after="0"/>
    </w:p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spacing w:after="0"/>
    </w:p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 w:type="paragraph" w:customStyle="1" w:styleId="PersonalName">
    <w:name w:val="Personal Name"/>
    <w:basedOn w:val="Title"/>
    <w:rsid w:val="00A1646C"/>
    <w:rPr>
      <w:b/>
      <w:caps/>
      <w:color w:val="000000"/>
      <w:sz w:val="28"/>
      <w:szCs w:val="28"/>
    </w:rPr>
  </w:style>
  <w:style w:type="character" w:customStyle="1" w:styleId="Heading3Char">
    <w:name w:val="Heading 3 Char"/>
    <w:basedOn w:val="DefaultParagraphFont"/>
    <w:link w:val="Heading3"/>
    <w:uiPriority w:val="9"/>
    <w:semiHidden/>
    <w:rsid w:val="00A1646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1646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1646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1646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164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646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164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A1646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1646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1646C"/>
    <w:rPr>
      <w:b/>
      <w:bCs/>
    </w:rPr>
  </w:style>
  <w:style w:type="character" w:styleId="Emphasis">
    <w:name w:val="Emphasis"/>
    <w:basedOn w:val="DefaultParagraphFont"/>
    <w:uiPriority w:val="20"/>
    <w:qFormat/>
    <w:rsid w:val="00A1646C"/>
    <w:rPr>
      <w:i/>
      <w:iCs/>
    </w:rPr>
  </w:style>
  <w:style w:type="character" w:customStyle="1" w:styleId="NoSpacingChar">
    <w:name w:val="No Spacing Char"/>
    <w:basedOn w:val="DefaultParagraphFont"/>
    <w:link w:val="NoSpacing"/>
    <w:uiPriority w:val="1"/>
    <w:rsid w:val="00A1646C"/>
  </w:style>
  <w:style w:type="paragraph" w:styleId="Quote">
    <w:name w:val="Quote"/>
    <w:basedOn w:val="Normal"/>
    <w:next w:val="Normal"/>
    <w:link w:val="QuoteChar"/>
    <w:uiPriority w:val="29"/>
    <w:qFormat/>
    <w:rsid w:val="00A1646C"/>
    <w:rPr>
      <w:i/>
      <w:iCs/>
      <w:color w:val="000000" w:themeColor="text1"/>
    </w:rPr>
  </w:style>
  <w:style w:type="character" w:customStyle="1" w:styleId="QuoteChar">
    <w:name w:val="Quote Char"/>
    <w:basedOn w:val="DefaultParagraphFont"/>
    <w:link w:val="Quote"/>
    <w:uiPriority w:val="29"/>
    <w:rsid w:val="00A1646C"/>
    <w:rPr>
      <w:i/>
      <w:iCs/>
      <w:color w:val="000000" w:themeColor="text1"/>
    </w:rPr>
  </w:style>
  <w:style w:type="paragraph" w:styleId="IntenseQuote">
    <w:name w:val="Intense Quote"/>
    <w:basedOn w:val="Normal"/>
    <w:next w:val="Normal"/>
    <w:link w:val="IntenseQuoteChar"/>
    <w:uiPriority w:val="30"/>
    <w:qFormat/>
    <w:rsid w:val="00A1646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1646C"/>
    <w:rPr>
      <w:b/>
      <w:bCs/>
      <w:i/>
      <w:iCs/>
      <w:color w:val="4472C4" w:themeColor="accent1"/>
    </w:rPr>
  </w:style>
  <w:style w:type="character" w:styleId="SubtleEmphasis">
    <w:name w:val="Subtle Emphasis"/>
    <w:basedOn w:val="DefaultParagraphFont"/>
    <w:uiPriority w:val="19"/>
    <w:qFormat/>
    <w:rsid w:val="00A1646C"/>
    <w:rPr>
      <w:i/>
      <w:iCs/>
      <w:color w:val="808080" w:themeColor="text1" w:themeTint="7F"/>
    </w:rPr>
  </w:style>
  <w:style w:type="character" w:styleId="IntenseEmphasis">
    <w:name w:val="Intense Emphasis"/>
    <w:basedOn w:val="DefaultParagraphFont"/>
    <w:uiPriority w:val="21"/>
    <w:qFormat/>
    <w:rsid w:val="00A1646C"/>
    <w:rPr>
      <w:b/>
      <w:bCs/>
      <w:i/>
      <w:iCs/>
      <w:color w:val="4472C4" w:themeColor="accent1"/>
    </w:rPr>
  </w:style>
  <w:style w:type="character" w:styleId="SubtleReference">
    <w:name w:val="Subtle Reference"/>
    <w:basedOn w:val="DefaultParagraphFont"/>
    <w:uiPriority w:val="31"/>
    <w:qFormat/>
    <w:rsid w:val="00A1646C"/>
    <w:rPr>
      <w:smallCaps/>
      <w:color w:val="ED7D31" w:themeColor="accent2"/>
      <w:u w:val="single"/>
    </w:rPr>
  </w:style>
  <w:style w:type="character" w:styleId="IntenseReference">
    <w:name w:val="Intense Reference"/>
    <w:basedOn w:val="DefaultParagraphFont"/>
    <w:uiPriority w:val="32"/>
    <w:qFormat/>
    <w:rsid w:val="00A1646C"/>
    <w:rPr>
      <w:b/>
      <w:bCs/>
      <w:smallCaps/>
      <w:color w:val="ED7D31" w:themeColor="accent2"/>
      <w:spacing w:val="5"/>
      <w:u w:val="single"/>
    </w:rPr>
  </w:style>
  <w:style w:type="character" w:styleId="BookTitle">
    <w:name w:val="Book Title"/>
    <w:basedOn w:val="DefaultParagraphFont"/>
    <w:uiPriority w:val="33"/>
    <w:qFormat/>
    <w:rsid w:val="00A1646C"/>
    <w:rPr>
      <w:b/>
      <w:bCs/>
      <w:smallCaps/>
      <w:spacing w:val="5"/>
    </w:rPr>
  </w:style>
  <w:style w:type="paragraph" w:styleId="TOCHeading">
    <w:name w:val="TOC Heading"/>
    <w:basedOn w:val="Heading1"/>
    <w:next w:val="Normal"/>
    <w:uiPriority w:val="39"/>
    <w:semiHidden/>
    <w:unhideWhenUsed/>
    <w:qFormat/>
    <w:rsid w:val="00A1646C"/>
    <w:pPr>
      <w:outlineLvl w:val="9"/>
    </w:pPr>
  </w:style>
  <w:style w:type="paragraph" w:styleId="Revision">
    <w:name w:val="Revision"/>
    <w:hidden/>
    <w:uiPriority w:val="99"/>
    <w:semiHidden/>
    <w:rsid w:val="009F04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hkoenker/Qua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503E84"/>
    <w:rsid w:val="006458D8"/>
    <w:rsid w:val="00664472"/>
    <w:rsid w:val="00721625"/>
    <w:rsid w:val="007B3425"/>
    <w:rsid w:val="00964D52"/>
    <w:rsid w:val="00A024F2"/>
    <w:rsid w:val="00C34AFE"/>
    <w:rsid w:val="00C36D38"/>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5905</TotalTime>
  <Pages>19</Pages>
  <Words>3436</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2</cp:revision>
  <dcterms:created xsi:type="dcterms:W3CDTF">2021-11-23T20:18:00Z</dcterms:created>
  <dcterms:modified xsi:type="dcterms:W3CDTF">2022-03-22T21:03:00Z</dcterms:modified>
</cp:coreProperties>
</file>